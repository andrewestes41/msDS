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3C13A"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5778C0C9" w14:textId="7D5117B6"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 xml:space="preserve">A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Analysis of Pit Stops in Formula 1</w:t>
      </w:r>
    </w:p>
    <w:p w14:paraId="4E88BC61"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6EAFBB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 Thesis Submitted in Partial Fulfillment of the</w:t>
      </w:r>
      <w:r w:rsidRPr="008513ED">
        <w:rPr>
          <w:rFonts w:ascii="Times New Roman" w:eastAsia="Times New Roman" w:hAnsi="Times New Roman" w:cs="Times New Roman"/>
        </w:rPr>
        <w:br/>
        <w:t>Requirements for the Degree of</w:t>
      </w:r>
      <w:r w:rsidRPr="008513ED">
        <w:rPr>
          <w:rFonts w:ascii="Times New Roman" w:eastAsia="Times New Roman" w:hAnsi="Times New Roman" w:cs="Times New Roman"/>
        </w:rPr>
        <w:br/>
        <w:t>Master of Science</w:t>
      </w:r>
    </w:p>
    <w:p w14:paraId="66B98E78"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779B71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by</w:t>
      </w:r>
    </w:p>
    <w:p w14:paraId="215B48A7" w14:textId="77777777" w:rsidR="008513ED" w:rsidRPr="008513ED" w:rsidRDefault="008513ED" w:rsidP="008513ED">
      <w:pPr>
        <w:spacing w:after="240" w:line="240" w:lineRule="auto"/>
        <w:rPr>
          <w:rFonts w:ascii="Times New Roman" w:eastAsia="Times New Roman" w:hAnsi="Times New Roman" w:cs="Times New Roman"/>
        </w:rPr>
      </w:pPr>
    </w:p>
    <w:p w14:paraId="45FEF16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Andrew Estes</w:t>
      </w:r>
    </w:p>
    <w:p w14:paraId="6080DCBB" w14:textId="77777777" w:rsidR="008513ED" w:rsidRPr="008513ED" w:rsidRDefault="008513ED" w:rsidP="008513ED">
      <w:pPr>
        <w:spacing w:after="240" w:line="240" w:lineRule="auto"/>
        <w:rPr>
          <w:rFonts w:ascii="Times New Roman" w:eastAsia="Times New Roman" w:hAnsi="Times New Roman" w:cs="Times New Roman"/>
        </w:rPr>
      </w:pPr>
    </w:p>
    <w:p w14:paraId="4AA0CE9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 xml:space="preserve">Dr. </w:t>
      </w:r>
      <w:proofErr w:type="spellStart"/>
      <w:r w:rsidRPr="008513ED">
        <w:rPr>
          <w:rFonts w:ascii="Times New Roman" w:eastAsia="Times New Roman" w:hAnsi="Times New Roman" w:cs="Times New Roman"/>
        </w:rPr>
        <w:t>Tetyana</w:t>
      </w:r>
      <w:proofErr w:type="spellEnd"/>
      <w:r w:rsidRPr="008513ED">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Beregovska</w:t>
      </w:r>
      <w:proofErr w:type="spellEnd"/>
      <w:r w:rsidRPr="008513ED">
        <w:rPr>
          <w:rFonts w:ascii="Times New Roman" w:eastAsia="Times New Roman" w:hAnsi="Times New Roman" w:cs="Times New Roman"/>
        </w:rPr>
        <w:t>, Thesis Advisor</w:t>
      </w:r>
    </w:p>
    <w:p w14:paraId="162377B1" w14:textId="77777777" w:rsidR="008513ED" w:rsidRPr="008513ED" w:rsidRDefault="008513ED" w:rsidP="008513ED">
      <w:pPr>
        <w:spacing w:after="0" w:line="240" w:lineRule="auto"/>
        <w:rPr>
          <w:rFonts w:ascii="Times New Roman" w:eastAsia="Times New Roman" w:hAnsi="Times New Roman" w:cs="Times New Roman"/>
        </w:rPr>
      </w:pPr>
    </w:p>
    <w:p w14:paraId="69B3712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Department of Statistics</w:t>
      </w:r>
    </w:p>
    <w:p w14:paraId="2409CE2D" w14:textId="77777777" w:rsidR="008513ED" w:rsidRPr="008513ED" w:rsidRDefault="008513ED" w:rsidP="008513ED">
      <w:pPr>
        <w:spacing w:after="0" w:line="240" w:lineRule="auto"/>
        <w:rPr>
          <w:rFonts w:ascii="Times New Roman" w:eastAsia="Times New Roman" w:hAnsi="Times New Roman" w:cs="Times New Roman"/>
        </w:rPr>
      </w:pPr>
    </w:p>
    <w:p w14:paraId="27374D5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School of Science and Mathematics</w:t>
      </w:r>
    </w:p>
    <w:p w14:paraId="0F9FF1C2" w14:textId="77777777" w:rsidR="008513ED" w:rsidRPr="008513ED" w:rsidRDefault="008513ED" w:rsidP="008513ED">
      <w:pPr>
        <w:spacing w:after="0" w:line="240" w:lineRule="auto"/>
        <w:rPr>
          <w:rFonts w:ascii="Times New Roman" w:eastAsia="Times New Roman" w:hAnsi="Times New Roman" w:cs="Times New Roman"/>
        </w:rPr>
      </w:pPr>
    </w:p>
    <w:p w14:paraId="060A54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2023</w:t>
      </w:r>
    </w:p>
    <w:p w14:paraId="5556A9BA"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78BA18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TRUMAN STATE UNIVERSITY</w:t>
      </w:r>
    </w:p>
    <w:p w14:paraId="1641BE6D" w14:textId="6B453F99" w:rsidR="008513ED" w:rsidRPr="00361BA8" w:rsidRDefault="008513ED" w:rsidP="008513ED">
      <w:pPr>
        <w:spacing w:after="200" w:line="240" w:lineRule="auto"/>
        <w:jc w:val="center"/>
        <w:rPr>
          <w:rFonts w:ascii="Times New Roman" w:eastAsia="Times New Roman" w:hAnsi="Times New Roman" w:cs="Times New Roman"/>
        </w:rPr>
      </w:pPr>
      <w:r w:rsidRPr="008513ED">
        <w:rPr>
          <w:rFonts w:ascii="Times New Roman" w:eastAsia="Times New Roman" w:hAnsi="Times New Roman" w:cs="Times New Roman"/>
        </w:rPr>
        <w:t>Kirksville, Missouri</w:t>
      </w:r>
    </w:p>
    <w:p w14:paraId="5C02B957" w14:textId="0D7B6867" w:rsidR="00A217E8" w:rsidRDefault="008513ED" w:rsidP="00A217E8">
      <w:pPr>
        <w:jc w:val="center"/>
        <w:rPr>
          <w:rFonts w:asciiTheme="majorHAnsi" w:hAnsiTheme="majorHAnsi"/>
          <w:sz w:val="24"/>
          <w:szCs w:val="24"/>
        </w:rPr>
      </w:pPr>
      <w:r w:rsidRPr="00361BA8">
        <w:rPr>
          <w:rFonts w:ascii="Times New Roman" w:eastAsia="Times New Roman" w:hAnsi="Times New Roman" w:cs="Times New Roman"/>
        </w:rPr>
        <w:br w:type="page"/>
      </w:r>
    </w:p>
    <w:p w14:paraId="6F8D2EB2" w14:textId="77777777" w:rsidR="00A217E8" w:rsidRDefault="00A217E8" w:rsidP="00A217E8">
      <w:pPr>
        <w:jc w:val="center"/>
        <w:rPr>
          <w:rFonts w:asciiTheme="majorHAnsi" w:hAnsiTheme="majorHAnsi"/>
          <w:sz w:val="24"/>
          <w:szCs w:val="24"/>
        </w:rPr>
      </w:pPr>
      <w:r>
        <w:rPr>
          <w:rFonts w:asciiTheme="majorHAnsi" w:hAnsiTheme="majorHAnsi"/>
          <w:sz w:val="24"/>
          <w:szCs w:val="24"/>
        </w:rPr>
        <w:lastRenderedPageBreak/>
        <w:t>TABLE OF CONTENTS</w:t>
      </w:r>
    </w:p>
    <w:p w14:paraId="164558AE" w14:textId="77777777" w:rsidR="00A217E8" w:rsidRDefault="00A217E8" w:rsidP="00A217E8">
      <w:pPr>
        <w:jc w:val="center"/>
        <w:rPr>
          <w:rFonts w:asciiTheme="majorHAnsi" w:hAnsiTheme="majorHAnsi"/>
          <w:sz w:val="24"/>
          <w:szCs w:val="24"/>
        </w:rPr>
      </w:pPr>
    </w:p>
    <w:p w14:paraId="7D67C1FB" w14:textId="4A1EBF87" w:rsidR="00A217E8" w:rsidRDefault="00A217E8" w:rsidP="00A217E8">
      <w:pPr>
        <w:spacing w:line="480" w:lineRule="auto"/>
        <w:ind w:firstLine="1440"/>
        <w:rPr>
          <w:rFonts w:asciiTheme="majorHAnsi" w:hAnsiTheme="majorHAnsi"/>
          <w:sz w:val="24"/>
          <w:szCs w:val="24"/>
        </w:rPr>
      </w:pP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t xml:space="preserve">        Page</w:t>
      </w:r>
      <w:r>
        <w:rPr>
          <w:rFonts w:asciiTheme="majorHAnsi" w:hAnsiTheme="majorHAnsi"/>
          <w:sz w:val="24"/>
          <w:szCs w:val="24"/>
        </w:rPr>
        <w:br/>
        <w:t>ABSTRACT</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iii</w:t>
      </w:r>
      <w:r>
        <w:rPr>
          <w:rFonts w:asciiTheme="majorHAnsi" w:hAnsiTheme="majorHAnsi"/>
          <w:sz w:val="24"/>
          <w:szCs w:val="24"/>
        </w:rPr>
        <w:br/>
        <w:t>INTRODUCTION</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1</w:t>
      </w:r>
      <w:r>
        <w:rPr>
          <w:rFonts w:asciiTheme="majorHAnsi" w:hAnsiTheme="majorHAnsi"/>
          <w:sz w:val="24"/>
          <w:szCs w:val="24"/>
        </w:rPr>
        <w:br/>
        <w:t>METHODS</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w:t>
      </w:r>
      <w:r w:rsidR="001C2B37">
        <w:rPr>
          <w:rFonts w:asciiTheme="majorHAnsi" w:hAnsiTheme="majorHAnsi"/>
          <w:sz w:val="24"/>
          <w:szCs w:val="24"/>
        </w:rPr>
        <w:t>9</w:t>
      </w:r>
      <w:r>
        <w:rPr>
          <w:rFonts w:asciiTheme="majorHAnsi" w:hAnsiTheme="majorHAnsi"/>
          <w:sz w:val="24"/>
          <w:szCs w:val="24"/>
        </w:rPr>
        <w:br/>
        <w:t>RESULTS AND DISCUSSION</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t xml:space="preserve">            </w:t>
      </w:r>
      <w:r>
        <w:rPr>
          <w:rFonts w:asciiTheme="majorHAnsi" w:hAnsiTheme="majorHAnsi"/>
          <w:sz w:val="24"/>
          <w:szCs w:val="24"/>
        </w:rPr>
        <w:t>2</w:t>
      </w:r>
      <w:r w:rsidR="001C2B37">
        <w:rPr>
          <w:rFonts w:asciiTheme="majorHAnsi" w:hAnsiTheme="majorHAnsi"/>
          <w:sz w:val="24"/>
          <w:szCs w:val="24"/>
        </w:rPr>
        <w:t>2</w:t>
      </w:r>
      <w:r>
        <w:rPr>
          <w:rFonts w:asciiTheme="majorHAnsi" w:hAnsiTheme="majorHAnsi"/>
          <w:sz w:val="24"/>
          <w:szCs w:val="24"/>
        </w:rPr>
        <w:br/>
        <w:t>REFERENCES</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t xml:space="preserve">            </w:t>
      </w:r>
      <w:r>
        <w:rPr>
          <w:rFonts w:asciiTheme="majorHAnsi" w:hAnsiTheme="majorHAnsi"/>
          <w:sz w:val="24"/>
          <w:szCs w:val="24"/>
        </w:rPr>
        <w:t>3</w:t>
      </w:r>
      <w:r w:rsidR="00D5109D">
        <w:rPr>
          <w:rFonts w:asciiTheme="majorHAnsi" w:hAnsiTheme="majorHAnsi"/>
          <w:sz w:val="24"/>
          <w:szCs w:val="24"/>
        </w:rPr>
        <w:t>5</w:t>
      </w:r>
    </w:p>
    <w:p w14:paraId="5AA5C71E" w14:textId="6BE13A3A" w:rsidR="008513ED" w:rsidRPr="00361BA8" w:rsidRDefault="00EF4F4C">
      <w:pPr>
        <w:rPr>
          <w:rFonts w:ascii="Times New Roman" w:eastAsia="Times New Roman" w:hAnsi="Times New Roman" w:cs="Times New Roman"/>
        </w:rPr>
      </w:pPr>
      <w:r>
        <w:rPr>
          <w:rFonts w:ascii="Times New Roman" w:eastAsia="Times New Roman" w:hAnsi="Times New Roman" w:cs="Times New Roman"/>
        </w:rPr>
        <w:br/>
      </w:r>
    </w:p>
    <w:p w14:paraId="77E2831B" w14:textId="72A32F1F" w:rsidR="00C14E6C" w:rsidRDefault="00C14E6C" w:rsidP="00C14E6C">
      <w:pPr>
        <w:jc w:val="center"/>
        <w:rPr>
          <w:rFonts w:asciiTheme="majorHAnsi" w:hAnsiTheme="majorHAnsi"/>
          <w:sz w:val="24"/>
          <w:szCs w:val="24"/>
        </w:rPr>
      </w:pPr>
      <w:r>
        <w:rPr>
          <w:rFonts w:asciiTheme="majorHAnsi" w:hAnsiTheme="majorHAnsi"/>
          <w:sz w:val="24"/>
          <w:szCs w:val="24"/>
        </w:rPr>
        <w:t>ii</w:t>
      </w:r>
    </w:p>
    <w:p w14:paraId="6DF1A466" w14:textId="6D3F6DF2" w:rsidR="00A217E8" w:rsidRDefault="00A217E8" w:rsidP="00C14E6C">
      <w:r>
        <w:br w:type="page"/>
      </w:r>
    </w:p>
    <w:p w14:paraId="2E024E60" w14:textId="5F48D296" w:rsidR="00517D0A" w:rsidRPr="008513ED" w:rsidRDefault="00517D0A" w:rsidP="00517D0A">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A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Analysis of Pit Stops in Formula 1</w:t>
      </w:r>
    </w:p>
    <w:p w14:paraId="3569D506" w14:textId="5BBF5216" w:rsidR="00C14E6C" w:rsidRPr="00DF256D" w:rsidRDefault="00517D0A" w:rsidP="00517D0A">
      <w:pPr>
        <w:spacing w:after="0"/>
        <w:jc w:val="center"/>
        <w:rPr>
          <w:rFonts w:ascii="Times New Roman" w:eastAsia="Times New Roman" w:hAnsi="Times New Roman" w:cs="Times New Roman"/>
        </w:rPr>
      </w:pPr>
      <w:r w:rsidRPr="00DF256D">
        <w:rPr>
          <w:rFonts w:ascii="Times New Roman" w:hAnsi="Times New Roman" w:cs="Times New Roman"/>
        </w:rPr>
        <w:t>An Abstract of the Thesis by</w:t>
      </w:r>
      <w:r w:rsidRPr="00DF256D">
        <w:rPr>
          <w:rFonts w:ascii="Times New Roman" w:hAnsi="Times New Roman" w:cs="Times New Roman"/>
        </w:rPr>
        <w:br/>
        <w:t>Andrew Estes</w:t>
      </w:r>
      <w:r w:rsidRPr="00DF256D">
        <w:rPr>
          <w:rFonts w:ascii="Times New Roman" w:hAnsi="Times New Roman" w:cs="Times New Roman"/>
        </w:rPr>
        <w:br/>
      </w:r>
      <w:r w:rsidRPr="00DF256D">
        <w:rPr>
          <w:rFonts w:ascii="Times New Roman" w:hAnsi="Times New Roman" w:cs="Times New Roman"/>
        </w:rPr>
        <w:br/>
      </w:r>
      <w:r w:rsidRPr="00DF256D">
        <w:rPr>
          <w:rFonts w:ascii="Times New Roman" w:hAnsi="Times New Roman" w:cs="Times New Roman"/>
        </w:rPr>
        <w:br/>
      </w:r>
    </w:p>
    <w:p w14:paraId="0B4AE155" w14:textId="3CC372F6" w:rsidR="008513ED" w:rsidRPr="00361BA8" w:rsidRDefault="008513ED" w:rsidP="00517D0A">
      <w:pPr>
        <w:pStyle w:val="NormalWeb"/>
        <w:spacing w:before="0" w:beforeAutospacing="0" w:after="0" w:afterAutospacing="0" w:line="480" w:lineRule="auto"/>
        <w:rPr>
          <w:sz w:val="22"/>
          <w:szCs w:val="22"/>
        </w:rPr>
      </w:pPr>
      <w:r w:rsidRPr="00DF256D">
        <w:rPr>
          <w:sz w:val="22"/>
          <w:szCs w:val="22"/>
        </w:rPr>
        <w:t>This paper attempts to analyze and predict when a pit stop wou</w:t>
      </w:r>
      <w:r w:rsidRPr="00DE7EB7">
        <w:rPr>
          <w:sz w:val="22"/>
          <w:szCs w:val="22"/>
        </w:rPr>
        <w:t xml:space="preserve">ld be made in a Formula1 race. </w:t>
      </w:r>
      <w:ins w:id="0" w:author="Andrew Estes" w:date="2023-06-25T16:38:00Z">
        <w:r w:rsidR="00DE7EB7" w:rsidRPr="00DE7EB7">
          <w:rPr>
            <w:sz w:val="22"/>
            <w:szCs w:val="22"/>
            <w:rPrChange w:id="1" w:author="Andrew Estes" w:date="2023-06-25T16:39:00Z">
              <w:rPr>
                <w:b/>
                <w:bCs/>
                <w:sz w:val="22"/>
                <w:szCs w:val="22"/>
                <w:u w:val="single"/>
              </w:rPr>
            </w:rPrChange>
          </w:rPr>
          <w:t xml:space="preserve">A predictive model could improve efficiency within the race and optimize the race strategy. </w:t>
        </w:r>
      </w:ins>
      <w:r w:rsidRPr="00DE7EB7">
        <w:rPr>
          <w:sz w:val="22"/>
          <w:szCs w:val="22"/>
        </w:rPr>
        <w:t xml:space="preserve">With </w:t>
      </w:r>
      <w:r w:rsidRPr="00DF256D">
        <w:rPr>
          <w:sz w:val="22"/>
          <w:szCs w:val="22"/>
        </w:rPr>
        <w:t xml:space="preserve">lap-by-lap data, the distribution steered us to perform a </w:t>
      </w:r>
      <w:r w:rsidR="00D60473">
        <w:rPr>
          <w:sz w:val="22"/>
          <w:szCs w:val="22"/>
        </w:rPr>
        <w:t>Poisson</w:t>
      </w:r>
      <w:r w:rsidRPr="00DF256D">
        <w:rPr>
          <w:sz w:val="22"/>
          <w:szCs w:val="22"/>
        </w:rPr>
        <w:t xml:space="preserve"> analysis. We attempted several </w:t>
      </w:r>
      <w:r w:rsidR="00D60473">
        <w:rPr>
          <w:sz w:val="22"/>
          <w:szCs w:val="22"/>
        </w:rPr>
        <w:t>Poisson</w:t>
      </w:r>
      <w:r w:rsidRPr="00DF256D">
        <w:rPr>
          <w:sz w:val="22"/>
          <w:szCs w:val="22"/>
        </w:rPr>
        <w:t xml:space="preserve"> models, including but not limited to, </w:t>
      </w:r>
      <w:r w:rsidR="00D60473">
        <w:rPr>
          <w:sz w:val="22"/>
          <w:szCs w:val="22"/>
        </w:rPr>
        <w:t>Poisson</w:t>
      </w:r>
      <w:r w:rsidRPr="00DF256D">
        <w:rPr>
          <w:sz w:val="22"/>
          <w:szCs w:val="22"/>
        </w:rPr>
        <w:t xml:space="preserve"> Regression, Consul’s </w:t>
      </w:r>
      <w:r w:rsidR="00D60473">
        <w:rPr>
          <w:sz w:val="22"/>
          <w:szCs w:val="22"/>
        </w:rPr>
        <w:t>Poisson</w:t>
      </w:r>
      <w:r w:rsidRPr="00DF256D">
        <w:rPr>
          <w:sz w:val="22"/>
          <w:szCs w:val="22"/>
        </w:rPr>
        <w:t xml:space="preserve">, and a Bayesian </w:t>
      </w:r>
      <w:r w:rsidR="00D60473">
        <w:rPr>
          <w:sz w:val="22"/>
          <w:szCs w:val="22"/>
        </w:rPr>
        <w:t>Poisson</w:t>
      </w:r>
      <w:r w:rsidRPr="00DF256D">
        <w:rPr>
          <w:sz w:val="22"/>
          <w:szCs w:val="22"/>
        </w:rPr>
        <w:t xml:space="preserve"> Regression. There were issues with over-dispersion which we counteracted</w:t>
      </w:r>
      <w:r w:rsidRPr="00361BA8">
        <w:rPr>
          <w:sz w:val="22"/>
          <w:szCs w:val="22"/>
        </w:rPr>
        <w:t xml:space="preserve"> with additional models, such as Negative Binomial. None of the models worked</w:t>
      </w:r>
      <w:ins w:id="2" w:author="Estes CIV Katherine J" w:date="2023-06-25T08:55:00Z">
        <w:del w:id="3" w:author="Andrew Estes" w:date="2023-06-25T16:41:00Z">
          <w:r w:rsidR="00332B52" w:rsidDel="00DE7EB7">
            <w:rPr>
              <w:sz w:val="22"/>
              <w:szCs w:val="22"/>
            </w:rPr>
            <w:delText xml:space="preserve">.  </w:delText>
          </w:r>
        </w:del>
      </w:ins>
      <w:ins w:id="4" w:author="Andrew Estes" w:date="2023-06-25T16:41:00Z">
        <w:r w:rsidR="00DE7EB7">
          <w:rPr>
            <w:sz w:val="22"/>
            <w:szCs w:val="22"/>
          </w:rPr>
          <w:t xml:space="preserve">. </w:t>
        </w:r>
      </w:ins>
      <w:del w:id="5" w:author="Estes CIV Katherine J" w:date="2023-06-25T08:55:00Z">
        <w:r w:rsidRPr="00361BA8" w:rsidDel="00332B52">
          <w:rPr>
            <w:sz w:val="22"/>
            <w:szCs w:val="22"/>
          </w:rPr>
          <w:delText>:</w:delText>
        </w:r>
      </w:del>
      <w:r w:rsidRPr="00361BA8">
        <w:rPr>
          <w:sz w:val="22"/>
          <w:szCs w:val="22"/>
        </w:rPr>
        <w:t xml:space="preserve"> </w:t>
      </w:r>
      <w:r w:rsidR="00332B52">
        <w:rPr>
          <w:sz w:val="22"/>
          <w:szCs w:val="22"/>
        </w:rPr>
        <w:t>T</w:t>
      </w:r>
      <w:r w:rsidRPr="00361BA8">
        <w:rPr>
          <w:sz w:val="22"/>
          <w:szCs w:val="22"/>
        </w:rPr>
        <w:t xml:space="preserve">he errors included convergence not being reached for </w:t>
      </w:r>
      <w:r w:rsidR="00D60473">
        <w:rPr>
          <w:sz w:val="22"/>
          <w:szCs w:val="22"/>
        </w:rPr>
        <w:t>Poisson</w:t>
      </w:r>
      <w:r w:rsidRPr="00361BA8">
        <w:rPr>
          <w:sz w:val="22"/>
          <w:szCs w:val="22"/>
        </w:rPr>
        <w:t xml:space="preserve"> models as well as maximum tree depth being exceeded in the Bayesian model. It is our recommendation that if further analysis is done on the topic that the researcher should look only at a specific course over </w:t>
      </w:r>
      <w:proofErr w:type="gramStart"/>
      <w:r w:rsidRPr="00361BA8">
        <w:rPr>
          <w:sz w:val="22"/>
          <w:szCs w:val="22"/>
        </w:rPr>
        <w:t>a period of time</w:t>
      </w:r>
      <w:proofErr w:type="gramEnd"/>
      <w:r w:rsidRPr="00361BA8">
        <w:rPr>
          <w:sz w:val="22"/>
          <w:szCs w:val="22"/>
        </w:rPr>
        <w:t>, rather than all courses. It would be ideal to incorporate the weather data which we were unable to do given the data layout. </w:t>
      </w:r>
    </w:p>
    <w:p w14:paraId="7789DA71" w14:textId="054A37A5" w:rsidR="00C14E6C" w:rsidRDefault="00C14E6C" w:rsidP="00C14E6C">
      <w:pPr>
        <w:rPr>
          <w:rFonts w:ascii="Times New Roman" w:eastAsia="Times New Roman" w:hAnsi="Times New Roman" w:cs="Times New Roman"/>
        </w:rPr>
      </w:pPr>
    </w:p>
    <w:p w14:paraId="0B457A41" w14:textId="77777777" w:rsidR="00C14E6C" w:rsidRDefault="00C14E6C" w:rsidP="00C14E6C">
      <w:pPr>
        <w:rPr>
          <w:rFonts w:ascii="Times New Roman" w:eastAsia="Times New Roman" w:hAnsi="Times New Roman" w:cs="Times New Roman"/>
        </w:rPr>
      </w:pPr>
    </w:p>
    <w:p w14:paraId="29CA5889" w14:textId="38BB521F" w:rsidR="00C14E6C" w:rsidRDefault="00C14E6C" w:rsidP="00C14E6C">
      <w:pPr>
        <w:jc w:val="center"/>
        <w:rPr>
          <w:rFonts w:ascii="Times New Roman" w:eastAsia="Times New Roman" w:hAnsi="Times New Roman" w:cs="Times New Roman"/>
        </w:rPr>
      </w:pPr>
      <w:r>
        <w:rPr>
          <w:rFonts w:ascii="Times New Roman" w:eastAsia="Times New Roman" w:hAnsi="Times New Roman" w:cs="Times New Roman"/>
        </w:rPr>
        <w:t>iii</w:t>
      </w:r>
    </w:p>
    <w:p w14:paraId="456A8861" w14:textId="77777777" w:rsidR="00C14E6C" w:rsidRDefault="00C14E6C" w:rsidP="00C14E6C">
      <w:pPr>
        <w:rPr>
          <w:rFonts w:ascii="Times New Roman" w:eastAsia="Times New Roman" w:hAnsi="Times New Roman" w:cs="Times New Roman"/>
        </w:rPr>
      </w:pPr>
    </w:p>
    <w:p w14:paraId="3D1847FA" w14:textId="12F2EFBC" w:rsidR="00B61CBA" w:rsidRDefault="00C14E6C" w:rsidP="00C14E6C">
      <w:pPr>
        <w:rPr>
          <w:rFonts w:ascii="Times New Roman" w:eastAsia="Times New Roman" w:hAnsi="Times New Roman" w:cs="Times New Roman"/>
        </w:rPr>
        <w:sectPr w:rsidR="00B61CBA" w:rsidSect="005060FB">
          <w:headerReference w:type="default" r:id="rId6"/>
          <w:footerReference w:type="default" r:id="rId7"/>
          <w:headerReference w:type="first" r:id="rId8"/>
          <w:pgSz w:w="12240" w:h="15840"/>
          <w:pgMar w:top="1440" w:right="1440" w:bottom="1440" w:left="1440" w:header="1080" w:footer="720" w:gutter="0"/>
          <w:pgNumType w:start="0"/>
          <w:cols w:space="720"/>
          <w:titlePg/>
          <w:docGrid w:linePitch="360"/>
        </w:sectPr>
      </w:pPr>
      <w:r>
        <w:rPr>
          <w:rFonts w:ascii="Times New Roman" w:eastAsia="Times New Roman" w:hAnsi="Times New Roman" w:cs="Times New Roman"/>
        </w:rPr>
        <w:br w:type="page"/>
      </w:r>
    </w:p>
    <w:p w14:paraId="0F32259A" w14:textId="77777777" w:rsidR="00B61CBA" w:rsidRDefault="00B61CBA" w:rsidP="00C14E6C">
      <w:pPr>
        <w:rPr>
          <w:rFonts w:ascii="Times New Roman" w:eastAsia="Times New Roman" w:hAnsi="Times New Roman" w:cs="Times New Roman"/>
        </w:rPr>
        <w:sectPr w:rsidR="00B61CBA" w:rsidSect="005060FB">
          <w:headerReference w:type="default" r:id="rId9"/>
          <w:headerReference w:type="first" r:id="rId10"/>
          <w:type w:val="continuous"/>
          <w:pgSz w:w="12240" w:h="15840"/>
          <w:pgMar w:top="1440" w:right="1440" w:bottom="1440" w:left="1440" w:header="1080" w:footer="720" w:gutter="0"/>
          <w:pgNumType w:start="1"/>
          <w:cols w:space="720"/>
          <w:docGrid w:linePitch="360"/>
        </w:sectPr>
      </w:pPr>
    </w:p>
    <w:p w14:paraId="71A434FC" w14:textId="77777777" w:rsidR="001C2B37" w:rsidRPr="001C2B37" w:rsidRDefault="001C2B37" w:rsidP="00C14E6C">
      <w:pPr>
        <w:rPr>
          <w:rFonts w:ascii="Times New Roman" w:eastAsia="Times New Roman" w:hAnsi="Times New Roman" w:cs="Times New Roman"/>
          <w:b/>
          <w:bCs/>
          <w:u w:val="single"/>
        </w:rPr>
      </w:pPr>
      <w:r w:rsidRPr="001C2B37">
        <w:rPr>
          <w:rFonts w:ascii="Times New Roman" w:eastAsia="Times New Roman" w:hAnsi="Times New Roman" w:cs="Times New Roman"/>
          <w:b/>
          <w:bCs/>
          <w:u w:val="single"/>
        </w:rPr>
        <w:t>Introduction</w:t>
      </w:r>
    </w:p>
    <w:p w14:paraId="0FBCFF84" w14:textId="31CC08C1" w:rsidR="008513ED" w:rsidRPr="008513ED" w:rsidRDefault="008513ED" w:rsidP="00FC2539">
      <w:pPr>
        <w:spacing w:after="0" w:line="480" w:lineRule="auto"/>
        <w:ind w:firstLine="720"/>
        <w:rPr>
          <w:rFonts w:ascii="Times New Roman" w:eastAsia="Times New Roman" w:hAnsi="Times New Roman" w:cs="Times New Roman"/>
        </w:rPr>
        <w:pPrChange w:id="6" w:author="Andrew Estes" w:date="2023-06-25T16:42:00Z">
          <w:pPr>
            <w:spacing w:after="0" w:line="480" w:lineRule="auto"/>
          </w:pPr>
        </w:pPrChange>
      </w:pPr>
      <w:r w:rsidRPr="008513ED">
        <w:rPr>
          <w:rFonts w:ascii="Times New Roman" w:eastAsia="Times New Roman" w:hAnsi="Times New Roman" w:cs="Times New Roman"/>
        </w:rPr>
        <w:t xml:space="preserve">Formula 1, also referred to as Formula One and F1, cars are the fastest road-course racing cars in the world – often exceeding 200 mph seconds after </w:t>
      </w:r>
      <w:ins w:id="7" w:author="Andrew Estes" w:date="2023-06-25T16:41:00Z">
        <w:r w:rsidR="00DE7EB7">
          <w:rPr>
            <w:rFonts w:ascii="Times New Roman" w:eastAsia="Times New Roman" w:hAnsi="Times New Roman" w:cs="Times New Roman"/>
          </w:rPr>
          <w:t xml:space="preserve">braking </w:t>
        </w:r>
      </w:ins>
      <w:r w:rsidRPr="008513ED">
        <w:rPr>
          <w:rFonts w:ascii="Times New Roman" w:eastAsia="Times New Roman" w:hAnsi="Times New Roman" w:cs="Times New Roman"/>
        </w:rPr>
        <w:t>to below 60 mph. There are ten teams, each with two drivers, competing for two concurrent awards – best driver and best constructor. </w:t>
      </w:r>
    </w:p>
    <w:p w14:paraId="60A31835" w14:textId="6CEACACA" w:rsidR="008513ED" w:rsidRPr="008513ED" w:rsidRDefault="008513ED" w:rsidP="00FC2539">
      <w:pPr>
        <w:spacing w:after="0" w:line="480" w:lineRule="auto"/>
        <w:ind w:firstLine="720"/>
        <w:rPr>
          <w:rFonts w:ascii="Times New Roman" w:eastAsia="Times New Roman" w:hAnsi="Times New Roman" w:cs="Times New Roman"/>
        </w:rPr>
        <w:pPrChange w:id="8" w:author="Andrew Estes" w:date="2023-06-25T16:42:00Z">
          <w:pPr>
            <w:spacing w:after="0" w:line="480" w:lineRule="auto"/>
          </w:pPr>
        </w:pPrChange>
      </w:pPr>
      <w:r w:rsidRPr="008513ED">
        <w:rPr>
          <w:rFonts w:ascii="Times New Roman" w:eastAsia="Times New Roman" w:hAnsi="Times New Roman" w:cs="Times New Roman"/>
        </w:rPr>
        <w:t>The driver with the most points at the end of a season is awarded the Drivers' Championship Award</w:t>
      </w:r>
      <w:del w:id="9" w:author="Andrew Estes" w:date="2023-06-25T16:41:00Z">
        <w:r w:rsidRPr="008513ED" w:rsidDel="00DE7EB7">
          <w:rPr>
            <w:rFonts w:ascii="Times New Roman" w:eastAsia="Times New Roman" w:hAnsi="Times New Roman" w:cs="Times New Roman"/>
          </w:rPr>
          <w:delText xml:space="preserve">.  </w:delText>
        </w:r>
      </w:del>
      <w:ins w:id="10"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Teams who have accumulated the most points from their drivers receive the Constructors’ Championship Award. The point breakdown is below:</w:t>
      </w:r>
    </w:p>
    <w:tbl>
      <w:tblPr>
        <w:tblW w:w="0" w:type="auto"/>
        <w:jc w:val="center"/>
        <w:tblCellMar>
          <w:top w:w="15" w:type="dxa"/>
          <w:left w:w="15" w:type="dxa"/>
          <w:bottom w:w="15" w:type="dxa"/>
          <w:right w:w="15" w:type="dxa"/>
        </w:tblCellMar>
        <w:tblLook w:val="04A0" w:firstRow="1" w:lastRow="0" w:firstColumn="1" w:lastColumn="0" w:noHBand="0" w:noVBand="1"/>
      </w:tblPr>
      <w:tblGrid>
        <w:gridCol w:w="1135"/>
        <w:gridCol w:w="1447"/>
      </w:tblGrid>
      <w:tr w:rsidR="00361BA8" w:rsidRPr="008513ED" w14:paraId="540EC311" w14:textId="77777777" w:rsidTr="008513ED">
        <w:trPr>
          <w:trHeight w:val="430"/>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6BE49E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Position</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3C9C525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Points Scored</w:t>
            </w:r>
          </w:p>
        </w:tc>
      </w:tr>
      <w:tr w:rsidR="00361BA8" w:rsidRPr="008513ED" w14:paraId="3A7EB493"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555E54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1EE10B6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w:t>
            </w:r>
          </w:p>
        </w:tc>
      </w:tr>
      <w:tr w:rsidR="00361BA8" w:rsidRPr="008513ED" w14:paraId="2CF5B53D"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9E23C8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6739BC3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4E7D4641"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6936AE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71C9318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w:t>
            </w:r>
          </w:p>
        </w:tc>
      </w:tr>
      <w:tr w:rsidR="00361BA8" w:rsidRPr="008513ED" w14:paraId="16C753A7"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6FD198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6C9622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12</w:t>
            </w:r>
          </w:p>
        </w:tc>
      </w:tr>
      <w:tr w:rsidR="00361BA8" w:rsidRPr="008513ED" w14:paraId="09813C66"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77E0ED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0AF8E5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w:t>
            </w:r>
          </w:p>
        </w:tc>
      </w:tr>
      <w:tr w:rsidR="00361BA8" w:rsidRPr="008513ED" w14:paraId="75A5F465"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DF6D9D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20FDD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w:t>
            </w:r>
          </w:p>
        </w:tc>
      </w:tr>
      <w:tr w:rsidR="00361BA8" w:rsidRPr="008513ED" w14:paraId="1ED0BA3F"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7A9DC5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119F14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r>
      <w:tr w:rsidR="00361BA8" w:rsidRPr="008513ED" w14:paraId="547A24D3"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885CAF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FC85B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r>
      <w:tr w:rsidR="00361BA8" w:rsidRPr="008513ED" w14:paraId="0921F487"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6CE39B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72C4F6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r>
      <w:tr w:rsidR="00361BA8" w:rsidRPr="008513ED" w14:paraId="25FFD1C3"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76AE91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2154B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6DC6C3A9"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621EFD8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 thru 20</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59F02B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bl>
    <w:p w14:paraId="7D4D141D" w14:textId="77777777" w:rsidR="008513ED" w:rsidRPr="008513ED" w:rsidRDefault="008513ED" w:rsidP="008513ED">
      <w:pPr>
        <w:spacing w:after="0" w:line="240" w:lineRule="auto"/>
        <w:rPr>
          <w:rFonts w:ascii="Times New Roman" w:eastAsia="Times New Roman" w:hAnsi="Times New Roman" w:cs="Times New Roman"/>
        </w:rPr>
      </w:pPr>
    </w:p>
    <w:p w14:paraId="1109A821" w14:textId="77777777" w:rsidR="008513ED" w:rsidRPr="008513ED" w:rsidRDefault="008513ED" w:rsidP="00FC2539">
      <w:pPr>
        <w:spacing w:after="0" w:line="480" w:lineRule="auto"/>
        <w:ind w:firstLine="720"/>
        <w:rPr>
          <w:rFonts w:ascii="Times New Roman" w:eastAsia="Times New Roman" w:hAnsi="Times New Roman" w:cs="Times New Roman"/>
        </w:rPr>
        <w:pPrChange w:id="11" w:author="Andrew Estes" w:date="2023-06-25T16:42:00Z">
          <w:pPr>
            <w:spacing w:after="0" w:line="480" w:lineRule="auto"/>
          </w:pPr>
        </w:pPrChange>
      </w:pPr>
      <w:r w:rsidRPr="008513ED">
        <w:rPr>
          <w:rFonts w:ascii="Times New Roman" w:eastAsia="Times New Roman" w:hAnsi="Times New Roman" w:cs="Times New Roman"/>
        </w:rPr>
        <w:t>In 2021, Red Bull drivers finished 1st and 4th overall, with the two drivers scoring a combined 585 points. That same season, Mercedes drivers finished 2nd and 3rd overall with the two drivers scoring a combined 613 points. Red Bull had the top driver while Mercedes was deemed the top constructor. </w:t>
      </w:r>
    </w:p>
    <w:p w14:paraId="3A83BCC0" w14:textId="053BCEDB" w:rsidR="008513ED" w:rsidRPr="008513ED" w:rsidDel="00332B52" w:rsidRDefault="008513ED" w:rsidP="008513ED">
      <w:pPr>
        <w:spacing w:after="0" w:line="480" w:lineRule="auto"/>
        <w:rPr>
          <w:del w:id="12" w:author="Estes CIV Katherine J" w:date="2023-06-25T09:00:00Z"/>
          <w:rFonts w:ascii="Times New Roman" w:eastAsia="Times New Roman" w:hAnsi="Times New Roman" w:cs="Times New Roman"/>
        </w:rPr>
      </w:pPr>
      <w:r w:rsidRPr="008513ED">
        <w:rPr>
          <w:rFonts w:ascii="Times New Roman" w:eastAsia="Times New Roman" w:hAnsi="Times New Roman" w:cs="Times New Roman"/>
        </w:rPr>
        <w:t xml:space="preserve">Success in Formula1 predominantly depends on the build of the car. Bell et al. (2016) used a multi-level (random coefficients) linear model to estimate </w:t>
      </w:r>
      <w:r w:rsidR="00332B52">
        <w:rPr>
          <w:rFonts w:ascii="Times New Roman" w:eastAsia="Times New Roman" w:hAnsi="Times New Roman" w:cs="Times New Roman"/>
        </w:rPr>
        <w:t>whether driver skill or car construction most effected performance (as reflected by points scored</w:t>
      </w:r>
      <w:proofErr w:type="gramStart"/>
      <w:r w:rsidR="00332B52">
        <w:rPr>
          <w:rFonts w:ascii="Times New Roman" w:eastAsia="Times New Roman" w:hAnsi="Times New Roman" w:cs="Times New Roman"/>
        </w:rPr>
        <w:t>).</w:t>
      </w:r>
      <w:r w:rsidRPr="008513ED">
        <w:rPr>
          <w:rFonts w:ascii="Times New Roman" w:eastAsia="Times New Roman" w:hAnsi="Times New Roman" w:cs="Times New Roman"/>
        </w:rPr>
        <w:t>.</w:t>
      </w:r>
      <w:proofErr w:type="gramEnd"/>
      <w:r w:rsidRPr="008513ED">
        <w:rPr>
          <w:rFonts w:ascii="Times New Roman" w:eastAsia="Times New Roman" w:hAnsi="Times New Roman" w:cs="Times New Roman"/>
        </w:rPr>
        <w:t xml:space="preserve"> They found 86% of the variance in points scored came from </w:t>
      </w:r>
      <w:proofErr w:type="gramStart"/>
      <w:r w:rsidRPr="008513ED">
        <w:rPr>
          <w:rFonts w:ascii="Times New Roman" w:eastAsia="Times New Roman" w:hAnsi="Times New Roman" w:cs="Times New Roman"/>
        </w:rPr>
        <w:t xml:space="preserve">the </w:t>
      </w:r>
      <w:r w:rsidR="00332B52">
        <w:rPr>
          <w:rFonts w:ascii="Times New Roman" w:eastAsia="Times New Roman" w:hAnsi="Times New Roman" w:cs="Times New Roman"/>
        </w:rPr>
        <w:t>car</w:t>
      </w:r>
      <w:proofErr w:type="gramEnd"/>
      <w:r w:rsidR="00332B52">
        <w:rPr>
          <w:rFonts w:ascii="Times New Roman" w:eastAsia="Times New Roman" w:hAnsi="Times New Roman" w:cs="Times New Roman"/>
        </w:rPr>
        <w:t xml:space="preserve"> </w:t>
      </w:r>
      <w:r w:rsidRPr="008513ED">
        <w:rPr>
          <w:rFonts w:ascii="Times New Roman" w:eastAsia="Times New Roman" w:hAnsi="Times New Roman" w:cs="Times New Roman"/>
        </w:rPr>
        <w:t>construct</w:t>
      </w:r>
      <w:r w:rsidR="00332B52">
        <w:rPr>
          <w:rFonts w:ascii="Times New Roman" w:eastAsia="Times New Roman" w:hAnsi="Times New Roman" w:cs="Times New Roman"/>
        </w:rPr>
        <w:t>ion</w:t>
      </w:r>
      <w:r w:rsidRPr="008513ED">
        <w:rPr>
          <w:rFonts w:ascii="Times New Roman" w:eastAsia="Times New Roman" w:hAnsi="Times New Roman" w:cs="Times New Roman"/>
        </w:rPr>
        <w:t xml:space="preserve"> and only 14% of the points came from driver skill. </w:t>
      </w:r>
    </w:p>
    <w:p w14:paraId="6AECE584" w14:textId="7271656D" w:rsidR="008513ED" w:rsidRPr="008513ED" w:rsidRDefault="00332B52" w:rsidP="008513ED">
      <w:pPr>
        <w:spacing w:after="0" w:line="480" w:lineRule="auto"/>
        <w:rPr>
          <w:rFonts w:ascii="Times New Roman" w:eastAsia="Times New Roman" w:hAnsi="Times New Roman" w:cs="Times New Roman"/>
        </w:rPr>
      </w:pPr>
      <w:ins w:id="13" w:author="Estes CIV Katherine J" w:date="2023-06-25T09:00:00Z">
        <w:r>
          <w:rPr>
            <w:rFonts w:ascii="Times New Roman" w:eastAsia="Times New Roman" w:hAnsi="Times New Roman" w:cs="Times New Roman"/>
          </w:rPr>
          <w:t xml:space="preserve"> </w:t>
        </w:r>
      </w:ins>
      <w:proofErr w:type="spellStart"/>
      <w:r w:rsidR="008513ED" w:rsidRPr="008513ED">
        <w:rPr>
          <w:rFonts w:ascii="Times New Roman" w:eastAsia="Times New Roman" w:hAnsi="Times New Roman" w:cs="Times New Roman"/>
        </w:rPr>
        <w:t>Kesteren</w:t>
      </w:r>
      <w:proofErr w:type="spellEnd"/>
      <w:r w:rsidR="008513ED" w:rsidRPr="008513ED">
        <w:rPr>
          <w:rFonts w:ascii="Times New Roman" w:eastAsia="Times New Roman" w:hAnsi="Times New Roman" w:cs="Times New Roman"/>
        </w:rPr>
        <w:t xml:space="preserve"> and </w:t>
      </w:r>
      <w:proofErr w:type="spellStart"/>
      <w:r w:rsidR="008513ED" w:rsidRPr="008513ED">
        <w:rPr>
          <w:rFonts w:ascii="Times New Roman" w:eastAsia="Times New Roman" w:hAnsi="Times New Roman" w:cs="Times New Roman"/>
        </w:rPr>
        <w:t>Bergkamp</w:t>
      </w:r>
      <w:proofErr w:type="spellEnd"/>
      <w:r w:rsidR="008513ED" w:rsidRPr="008513ED">
        <w:rPr>
          <w:rFonts w:ascii="Times New Roman" w:eastAsia="Times New Roman" w:hAnsi="Times New Roman" w:cs="Times New Roman"/>
        </w:rPr>
        <w:t xml:space="preserve"> (2022) used a Bayesian Multilevel Beta regression method to </w:t>
      </w:r>
      <w:del w:id="14" w:author="Andrew Estes" w:date="2023-06-25T16:48:00Z">
        <w:r w:rsidR="008513ED" w:rsidRPr="008513ED" w:rsidDel="00785CE2">
          <w:rPr>
            <w:rFonts w:ascii="Times New Roman" w:eastAsia="Times New Roman" w:hAnsi="Times New Roman" w:cs="Times New Roman"/>
          </w:rPr>
          <w:delText>disentangle</w:delText>
        </w:r>
      </w:del>
      <w:ins w:id="15" w:author="Estes CIV Katherine J" w:date="2023-06-25T09:00:00Z">
        <w:del w:id="16" w:author="Andrew Estes" w:date="2023-06-25T16:48:00Z">
          <w:r w:rsidDel="00785CE2">
            <w:rPr>
              <w:rFonts w:ascii="Times New Roman" w:eastAsia="Times New Roman" w:hAnsi="Times New Roman" w:cs="Times New Roman"/>
            </w:rPr>
            <w:delText>distinguish</w:delText>
          </w:r>
        </w:del>
      </w:ins>
      <w:r w:rsidR="008513ED" w:rsidRPr="008513ED">
        <w:rPr>
          <w:rFonts w:ascii="Times New Roman" w:eastAsia="Times New Roman" w:hAnsi="Times New Roman" w:cs="Times New Roman"/>
        </w:rPr>
        <w:t xml:space="preserve"> </w:t>
      </w:r>
      <w:ins w:id="17" w:author="Andrew Estes" w:date="2023-06-25T16:48:00Z">
        <w:r w:rsidR="00785CE2">
          <w:rPr>
            <w:rFonts w:ascii="Times New Roman" w:eastAsia="Times New Roman" w:hAnsi="Times New Roman" w:cs="Times New Roman"/>
          </w:rPr>
          <w:t xml:space="preserve">distinguish </w:t>
        </w:r>
      </w:ins>
      <w:r w:rsidR="008513ED" w:rsidRPr="008513ED">
        <w:rPr>
          <w:rFonts w:ascii="Times New Roman" w:eastAsia="Times New Roman" w:hAnsi="Times New Roman" w:cs="Times New Roman"/>
        </w:rPr>
        <w:t xml:space="preserve">driver skill </w:t>
      </w:r>
      <w:del w:id="18" w:author="Andrew Estes" w:date="2023-06-25T16:49:00Z">
        <w:r w:rsidR="008513ED" w:rsidRPr="008513ED" w:rsidDel="00785CE2">
          <w:rPr>
            <w:rFonts w:ascii="Times New Roman" w:eastAsia="Times New Roman" w:hAnsi="Times New Roman" w:cs="Times New Roman"/>
          </w:rPr>
          <w:delText xml:space="preserve">and </w:delText>
        </w:r>
      </w:del>
      <w:r>
        <w:rPr>
          <w:rFonts w:ascii="Times New Roman" w:eastAsia="Times New Roman" w:hAnsi="Times New Roman" w:cs="Times New Roman"/>
        </w:rPr>
        <w:t xml:space="preserve">from </w:t>
      </w:r>
      <w:r w:rsidR="008513ED" w:rsidRPr="008513ED">
        <w:rPr>
          <w:rFonts w:ascii="Times New Roman" w:eastAsia="Times New Roman" w:hAnsi="Times New Roman" w:cs="Times New Roman"/>
        </w:rPr>
        <w:t xml:space="preserve">constructor advantage. Their findings also found an 86% variance coming from </w:t>
      </w:r>
      <w:r>
        <w:rPr>
          <w:rFonts w:ascii="Times New Roman" w:eastAsia="Times New Roman" w:hAnsi="Times New Roman" w:cs="Times New Roman"/>
        </w:rPr>
        <w:t xml:space="preserve">car </w:t>
      </w:r>
      <w:r w:rsidR="008513ED" w:rsidRPr="008513ED">
        <w:rPr>
          <w:rFonts w:ascii="Times New Roman" w:eastAsia="Times New Roman" w:hAnsi="Times New Roman" w:cs="Times New Roman"/>
        </w:rPr>
        <w:t>construct</w:t>
      </w:r>
      <w:r>
        <w:rPr>
          <w:rFonts w:ascii="Times New Roman" w:eastAsia="Times New Roman" w:hAnsi="Times New Roman" w:cs="Times New Roman"/>
        </w:rPr>
        <w:t>ion</w:t>
      </w:r>
      <w:r w:rsidR="008513ED" w:rsidRPr="008513ED">
        <w:rPr>
          <w:rFonts w:ascii="Times New Roman" w:eastAsia="Times New Roman" w:hAnsi="Times New Roman" w:cs="Times New Roman"/>
        </w:rPr>
        <w:t xml:space="preserve"> with 14% of variance from driver skill. </w:t>
      </w:r>
    </w:p>
    <w:p w14:paraId="1D2DFC01" w14:textId="6E989136"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lastRenderedPageBreak/>
        <w:t>Much of the disparity between car</w:t>
      </w:r>
      <w:r w:rsidR="00332B52">
        <w:rPr>
          <w:rFonts w:ascii="Times New Roman" w:eastAsia="Times New Roman" w:hAnsi="Times New Roman" w:cs="Times New Roman"/>
        </w:rPr>
        <w:t>s’</w:t>
      </w:r>
      <w:r w:rsidRPr="008513ED">
        <w:rPr>
          <w:rFonts w:ascii="Times New Roman" w:eastAsia="Times New Roman" w:hAnsi="Times New Roman" w:cs="Times New Roman"/>
        </w:rPr>
        <w:t xml:space="preserve"> construction can be attributed to budget. Until 2021, there was no cost cap</w:t>
      </w:r>
      <w:r w:rsidR="00332B52">
        <w:rPr>
          <w:rFonts w:ascii="Times New Roman" w:eastAsia="Times New Roman" w:hAnsi="Times New Roman" w:cs="Times New Roman"/>
        </w:rPr>
        <w:t xml:space="preserve"> for car design and construction</w:t>
      </w:r>
      <w:del w:id="19" w:author="Andrew Estes" w:date="2023-06-25T16:41:00Z">
        <w:r w:rsidRPr="008513ED" w:rsidDel="00DE7EB7">
          <w:rPr>
            <w:rFonts w:ascii="Times New Roman" w:eastAsia="Times New Roman" w:hAnsi="Times New Roman" w:cs="Times New Roman"/>
          </w:rPr>
          <w:delText xml:space="preserve">. </w:delText>
        </w:r>
      </w:del>
      <w:ins w:id="20" w:author="Estes CIV Katherine J" w:date="2023-06-25T09:03:00Z">
        <w:del w:id="21" w:author="Andrew Estes" w:date="2023-06-25T16:41:00Z">
          <w:r w:rsidR="00332B52" w:rsidDel="00DE7EB7">
            <w:rPr>
              <w:rFonts w:ascii="Times New Roman" w:eastAsia="Times New Roman" w:hAnsi="Times New Roman" w:cs="Times New Roman"/>
            </w:rPr>
            <w:delText xml:space="preserve"> </w:delText>
          </w:r>
        </w:del>
      </w:ins>
      <w:ins w:id="22"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 xml:space="preserve">Asher (2022) breaks down what the cost cap does and does not cover. </w:t>
      </w:r>
      <w:ins w:id="23" w:author="Andrew Estes" w:date="2023-06-25T16:46:00Z">
        <w:r w:rsidR="00FC2539">
          <w:rPr>
            <w:rFonts w:ascii="Times New Roman" w:eastAsia="Times New Roman" w:hAnsi="Times New Roman" w:cs="Times New Roman"/>
          </w:rPr>
          <w:t xml:space="preserve">It does cover </w:t>
        </w:r>
        <w:proofErr w:type="gramStart"/>
        <w:r w:rsidR="00FC2539">
          <w:rPr>
            <w:rFonts w:ascii="Times New Roman" w:eastAsia="Times New Roman" w:hAnsi="Times New Roman" w:cs="Times New Roman"/>
          </w:rPr>
          <w:t xml:space="preserve">all </w:t>
        </w:r>
      </w:ins>
      <w:ins w:id="24" w:author="Andrew Estes" w:date="2023-06-25T16:49:00Z">
        <w:r w:rsidR="00785CE2">
          <w:rPr>
            <w:rFonts w:ascii="Times New Roman" w:eastAsia="Times New Roman" w:hAnsi="Times New Roman" w:cs="Times New Roman"/>
          </w:rPr>
          <w:t>of</w:t>
        </w:r>
        <w:proofErr w:type="gramEnd"/>
        <w:r w:rsidR="00785CE2">
          <w:rPr>
            <w:rFonts w:ascii="Times New Roman" w:eastAsia="Times New Roman" w:hAnsi="Times New Roman" w:cs="Times New Roman"/>
          </w:rPr>
          <w:t xml:space="preserve"> the </w:t>
        </w:r>
      </w:ins>
      <w:ins w:id="25" w:author="Andrew Estes" w:date="2023-06-25T16:46:00Z">
        <w:r w:rsidR="00FC2539">
          <w:rPr>
            <w:rFonts w:ascii="Times New Roman" w:eastAsia="Times New Roman" w:hAnsi="Times New Roman" w:cs="Times New Roman"/>
          </w:rPr>
          <w:t xml:space="preserve">parts on the car, </w:t>
        </w:r>
      </w:ins>
      <w:ins w:id="26" w:author="Andrew Estes" w:date="2023-06-25T16:47:00Z">
        <w:r w:rsidR="00FC2539">
          <w:rPr>
            <w:rFonts w:ascii="Times New Roman" w:eastAsia="Times New Roman" w:hAnsi="Times New Roman" w:cs="Times New Roman"/>
          </w:rPr>
          <w:t>transportation</w:t>
        </w:r>
      </w:ins>
      <w:ins w:id="27" w:author="Andrew Estes" w:date="2023-06-25T16:46:00Z">
        <w:r w:rsidR="00FC2539">
          <w:rPr>
            <w:rFonts w:ascii="Times New Roman" w:eastAsia="Times New Roman" w:hAnsi="Times New Roman" w:cs="Times New Roman"/>
          </w:rPr>
          <w:t xml:space="preserve"> costs, most team personnel, garage equipment, etc. </w:t>
        </w:r>
      </w:ins>
      <w:r w:rsidRPr="008513ED">
        <w:rPr>
          <w:rFonts w:ascii="Times New Roman" w:eastAsia="Times New Roman" w:hAnsi="Times New Roman" w:cs="Times New Roman"/>
        </w:rPr>
        <w:t xml:space="preserve">Notably, driver salaries as well as the wages of the three highest staff members and travel costs are not included in the salary </w:t>
      </w:r>
      <w:proofErr w:type="spellStart"/>
      <w:r w:rsidRPr="008513ED">
        <w:rPr>
          <w:rFonts w:ascii="Times New Roman" w:eastAsia="Times New Roman" w:hAnsi="Times New Roman" w:cs="Times New Roman"/>
        </w:rPr>
        <w:t>cap</w:t>
      </w:r>
      <w:del w:id="28" w:author="Andrew Estes" w:date="2023-06-25T16:47:00Z">
        <w:r w:rsidRPr="008513ED" w:rsidDel="00FC2539">
          <w:rPr>
            <w:rFonts w:ascii="Times New Roman" w:eastAsia="Times New Roman" w:hAnsi="Times New Roman" w:cs="Times New Roman"/>
          </w:rPr>
          <w:delText>. </w:delText>
        </w:r>
      </w:del>
      <w:ins w:id="29" w:author="Andrew Estes" w:date="2023-06-25T16:47:00Z">
        <w:r w:rsidR="00FC2539" w:rsidRPr="008513ED">
          <w:rPr>
            <w:rFonts w:ascii="Times New Roman" w:eastAsia="Times New Roman" w:hAnsi="Times New Roman" w:cs="Times New Roman"/>
          </w:rPr>
          <w:t>.</w:t>
        </w:r>
        <w:r w:rsidR="00FC2539">
          <w:rPr>
            <w:rFonts w:ascii="Times New Roman" w:eastAsia="Times New Roman" w:hAnsi="Times New Roman" w:cs="Times New Roman"/>
          </w:rPr>
          <w:t>If</w:t>
        </w:r>
        <w:proofErr w:type="spellEnd"/>
        <w:r w:rsidR="00FC2539">
          <w:rPr>
            <w:rFonts w:ascii="Times New Roman" w:eastAsia="Times New Roman" w:hAnsi="Times New Roman" w:cs="Times New Roman"/>
          </w:rPr>
          <w:t xml:space="preserve"> a driver can make up 14% of the difference in results, a team with more spending power is at an immediate advantage. </w:t>
        </w:r>
      </w:ins>
    </w:p>
    <w:p w14:paraId="0829805E" w14:textId="595AB9A0" w:rsidR="008513ED" w:rsidRPr="008513ED" w:rsidRDefault="008513ED" w:rsidP="00FC2539">
      <w:pPr>
        <w:spacing w:after="0" w:line="480" w:lineRule="auto"/>
        <w:ind w:firstLine="720"/>
        <w:rPr>
          <w:rFonts w:ascii="Times New Roman" w:eastAsia="Times New Roman" w:hAnsi="Times New Roman" w:cs="Times New Roman"/>
        </w:rPr>
        <w:pPrChange w:id="30" w:author="Andrew Estes" w:date="2023-06-25T16:46:00Z">
          <w:pPr>
            <w:spacing w:after="0" w:line="480" w:lineRule="auto"/>
          </w:pPr>
        </w:pPrChange>
      </w:pPr>
      <w:r w:rsidRPr="008513ED">
        <w:rPr>
          <w:rFonts w:ascii="Times New Roman" w:eastAsia="Times New Roman" w:hAnsi="Times New Roman" w:cs="Times New Roman"/>
        </w:rPr>
        <w:t xml:space="preserve">Outside of the car construction capabilities and driver skill, </w:t>
      </w:r>
      <w:r w:rsidR="00BD3FB5">
        <w:rPr>
          <w:rFonts w:ascii="Times New Roman" w:eastAsia="Times New Roman" w:hAnsi="Times New Roman" w:cs="Times New Roman"/>
        </w:rPr>
        <w:t xml:space="preserve">success in F1 racing may be effected by other variables that have not been studied </w:t>
      </w:r>
      <w:proofErr w:type="gramStart"/>
      <w:r w:rsidR="00BD3FB5">
        <w:rPr>
          <w:rFonts w:ascii="Times New Roman" w:eastAsia="Times New Roman" w:hAnsi="Times New Roman" w:cs="Times New Roman"/>
        </w:rPr>
        <w:t>extensively.</w:t>
      </w:r>
      <w:r w:rsidRPr="008513ED">
        <w:rPr>
          <w:rFonts w:ascii="Times New Roman" w:eastAsia="Times New Roman" w:hAnsi="Times New Roman" w:cs="Times New Roman"/>
        </w:rPr>
        <w:t>.</w:t>
      </w:r>
      <w:proofErr w:type="gramEnd"/>
      <w:r w:rsidRPr="008513ED">
        <w:rPr>
          <w:rFonts w:ascii="Times New Roman" w:eastAsia="Times New Roman" w:hAnsi="Times New Roman" w:cs="Times New Roman"/>
        </w:rPr>
        <w:t xml:space="preserve"> </w:t>
      </w:r>
      <w:r w:rsidR="00BD3FB5">
        <w:rPr>
          <w:rFonts w:ascii="Times New Roman" w:eastAsia="Times New Roman" w:hAnsi="Times New Roman" w:cs="Times New Roman"/>
        </w:rPr>
        <w:t xml:space="preserve">The number of races in a season, for example, may </w:t>
      </w:r>
      <w:proofErr w:type="gramStart"/>
      <w:r w:rsidR="00BD3FB5">
        <w:rPr>
          <w:rFonts w:ascii="Times New Roman" w:eastAsia="Times New Roman" w:hAnsi="Times New Roman" w:cs="Times New Roman"/>
        </w:rPr>
        <w:t>effect</w:t>
      </w:r>
      <w:proofErr w:type="gramEnd"/>
      <w:r w:rsidR="00BD3FB5">
        <w:rPr>
          <w:rFonts w:ascii="Times New Roman" w:eastAsia="Times New Roman" w:hAnsi="Times New Roman" w:cs="Times New Roman"/>
        </w:rPr>
        <w:t xml:space="preserve"> performance</w:t>
      </w:r>
      <w:del w:id="31" w:author="Andrew Estes" w:date="2023-06-25T16:41:00Z">
        <w:r w:rsidR="00BD3FB5" w:rsidDel="00DE7EB7">
          <w:rPr>
            <w:rFonts w:ascii="Times New Roman" w:eastAsia="Times New Roman" w:hAnsi="Times New Roman" w:cs="Times New Roman"/>
          </w:rPr>
          <w:delText xml:space="preserve">.  </w:delText>
        </w:r>
      </w:del>
      <w:ins w:id="32" w:author="Andrew Estes" w:date="2023-06-25T16:41:00Z">
        <w:r w:rsidR="00DE7EB7">
          <w:rPr>
            <w:rFonts w:ascii="Times New Roman" w:eastAsia="Times New Roman" w:hAnsi="Times New Roman" w:cs="Times New Roman"/>
          </w:rPr>
          <w:t xml:space="preserve">. </w:t>
        </w:r>
      </w:ins>
      <w:r w:rsidR="00BD3FB5">
        <w:rPr>
          <w:rFonts w:ascii="Times New Roman" w:eastAsia="Times New Roman" w:hAnsi="Times New Roman" w:cs="Times New Roman"/>
        </w:rPr>
        <w:t>T</w:t>
      </w:r>
      <w:r w:rsidRPr="008513ED">
        <w:rPr>
          <w:rFonts w:ascii="Times New Roman" w:eastAsia="Times New Roman" w:hAnsi="Times New Roman" w:cs="Times New Roman"/>
        </w:rPr>
        <w:t xml:space="preserve">he </w:t>
      </w:r>
      <w:r w:rsidR="00BD3FB5">
        <w:rPr>
          <w:rFonts w:ascii="Times New Roman" w:eastAsia="Times New Roman" w:hAnsi="Times New Roman" w:cs="Times New Roman"/>
        </w:rPr>
        <w:t>past five</w:t>
      </w:r>
      <w:r w:rsidRPr="008513ED">
        <w:rPr>
          <w:rFonts w:ascii="Times New Roman" w:eastAsia="Times New Roman" w:hAnsi="Times New Roman" w:cs="Times New Roman"/>
        </w:rPr>
        <w:t xml:space="preserve"> seasons </w:t>
      </w:r>
      <w:r w:rsidR="00BD3FB5">
        <w:rPr>
          <w:rFonts w:ascii="Times New Roman" w:eastAsia="Times New Roman" w:hAnsi="Times New Roman" w:cs="Times New Roman"/>
        </w:rPr>
        <w:t>utilized in this study have ranged from (</w:t>
      </w:r>
      <w:ins w:id="33" w:author="Andrew Estes" w:date="2023-06-25T16:51:00Z">
        <w:r w:rsidR="00785CE2">
          <w:rPr>
            <w:rFonts w:ascii="Times New Roman" w:eastAsia="Times New Roman" w:hAnsi="Times New Roman" w:cs="Times New Roman"/>
          </w:rPr>
          <w:t>17</w:t>
        </w:r>
      </w:ins>
      <w:del w:id="34" w:author="Andrew Estes" w:date="2023-06-25T16:51:00Z">
        <w:r w:rsidR="00BD3FB5" w:rsidDel="00785CE2">
          <w:rPr>
            <w:rFonts w:ascii="Times New Roman" w:eastAsia="Times New Roman" w:hAnsi="Times New Roman" w:cs="Times New Roman"/>
          </w:rPr>
          <w:delText>X</w:delText>
        </w:r>
      </w:del>
      <w:r w:rsidR="00BD3FB5">
        <w:rPr>
          <w:rFonts w:ascii="Times New Roman" w:eastAsia="Times New Roman" w:hAnsi="Times New Roman" w:cs="Times New Roman"/>
        </w:rPr>
        <w:t>) to (</w:t>
      </w:r>
      <w:ins w:id="35" w:author="Andrew Estes" w:date="2023-06-25T16:51:00Z">
        <w:r w:rsidR="00785CE2">
          <w:rPr>
            <w:rFonts w:ascii="Times New Roman" w:eastAsia="Times New Roman" w:hAnsi="Times New Roman" w:cs="Times New Roman"/>
          </w:rPr>
          <w:t>22</w:t>
        </w:r>
      </w:ins>
      <w:del w:id="36" w:author="Andrew Estes" w:date="2023-06-25T16:51:00Z">
        <w:r w:rsidR="00BD3FB5" w:rsidDel="00785CE2">
          <w:rPr>
            <w:rFonts w:ascii="Times New Roman" w:eastAsia="Times New Roman" w:hAnsi="Times New Roman" w:cs="Times New Roman"/>
          </w:rPr>
          <w:delText>X</w:delText>
        </w:r>
      </w:del>
      <w:r w:rsidR="00BD3FB5">
        <w:rPr>
          <w:rFonts w:ascii="Times New Roman" w:eastAsia="Times New Roman" w:hAnsi="Times New Roman" w:cs="Times New Roman"/>
        </w:rPr>
        <w:t xml:space="preserve">) </w:t>
      </w:r>
      <w:del w:id="37" w:author="Andrew Estes" w:date="2023-06-25T16:52:00Z">
        <w:r w:rsidR="00BD3FB5" w:rsidDel="00785CE2">
          <w:rPr>
            <w:rFonts w:ascii="Times New Roman" w:eastAsia="Times New Roman" w:hAnsi="Times New Roman" w:cs="Times New Roman"/>
          </w:rPr>
          <w:delText xml:space="preserve">number of </w:delText>
        </w:r>
      </w:del>
      <w:r w:rsidR="00BD3FB5">
        <w:rPr>
          <w:rFonts w:ascii="Times New Roman" w:eastAsia="Times New Roman" w:hAnsi="Times New Roman" w:cs="Times New Roman"/>
        </w:rPr>
        <w:t>races per season</w:t>
      </w:r>
      <w:ins w:id="38" w:author="Andrew Estes" w:date="2023-06-25T16:52:00Z">
        <w:r w:rsidR="00785CE2">
          <w:rPr>
            <w:rFonts w:ascii="Times New Roman" w:eastAsia="Times New Roman" w:hAnsi="Times New Roman" w:cs="Times New Roman"/>
          </w:rPr>
          <w:t xml:space="preserve"> (a 29% variance)</w:t>
        </w:r>
      </w:ins>
      <w:r w:rsidR="00BD3FB5">
        <w:rPr>
          <w:rFonts w:ascii="Times New Roman" w:eastAsia="Times New Roman" w:hAnsi="Times New Roman" w:cs="Times New Roman"/>
        </w:rPr>
        <w:t xml:space="preserve">, and the current 2023 season will </w:t>
      </w:r>
      <w:del w:id="39" w:author="Andrew Estes" w:date="2023-06-25T16:51:00Z">
        <w:r w:rsidR="00BD3FB5" w:rsidDel="00785CE2">
          <w:rPr>
            <w:rFonts w:ascii="Times New Roman" w:eastAsia="Times New Roman" w:hAnsi="Times New Roman" w:cs="Times New Roman"/>
          </w:rPr>
          <w:delText xml:space="preserve">be </w:delText>
        </w:r>
      </w:del>
      <w:ins w:id="40" w:author="Andrew Estes" w:date="2023-06-25T16:51:00Z">
        <w:r w:rsidR="00785CE2">
          <w:rPr>
            <w:rFonts w:ascii="Times New Roman" w:eastAsia="Times New Roman" w:hAnsi="Times New Roman" w:cs="Times New Roman"/>
          </w:rPr>
          <w:t>have</w:t>
        </w:r>
        <w:r w:rsidR="00785CE2">
          <w:rPr>
            <w:rFonts w:ascii="Times New Roman" w:eastAsia="Times New Roman" w:hAnsi="Times New Roman" w:cs="Times New Roman"/>
          </w:rPr>
          <w:t xml:space="preserve"> </w:t>
        </w:r>
      </w:ins>
      <w:del w:id="41" w:author="Andrew Estes" w:date="2023-06-25T16:51:00Z">
        <w:r w:rsidR="00BD3FB5" w:rsidDel="00785CE2">
          <w:rPr>
            <w:rFonts w:ascii="Times New Roman" w:eastAsia="Times New Roman" w:hAnsi="Times New Roman" w:cs="Times New Roman"/>
          </w:rPr>
          <w:delText>(X</w:delText>
        </w:r>
      </w:del>
      <w:ins w:id="42" w:author="Andrew Estes" w:date="2023-06-25T16:51:00Z">
        <w:r w:rsidR="00785CE2">
          <w:rPr>
            <w:rFonts w:ascii="Times New Roman" w:eastAsia="Times New Roman" w:hAnsi="Times New Roman" w:cs="Times New Roman"/>
          </w:rPr>
          <w:t>23</w:t>
        </w:r>
      </w:ins>
      <w:del w:id="43" w:author="Andrew Estes" w:date="2023-06-25T16:51:00Z">
        <w:r w:rsidR="00BD3FB5" w:rsidDel="00785CE2">
          <w:rPr>
            <w:rFonts w:ascii="Times New Roman" w:eastAsia="Times New Roman" w:hAnsi="Times New Roman" w:cs="Times New Roman"/>
          </w:rPr>
          <w:delText>)</w:delText>
        </w:r>
      </w:del>
      <w:r w:rsidR="00BD3FB5">
        <w:rPr>
          <w:rFonts w:ascii="Times New Roman" w:eastAsia="Times New Roman" w:hAnsi="Times New Roman" w:cs="Times New Roman"/>
        </w:rPr>
        <w:t xml:space="preserve"> </w:t>
      </w:r>
      <w:del w:id="44" w:author="Andrew Estes" w:date="2023-06-25T16:51:00Z">
        <w:r w:rsidR="00BD3FB5" w:rsidDel="00785CE2">
          <w:rPr>
            <w:rFonts w:ascii="Times New Roman" w:eastAsia="Times New Roman" w:hAnsi="Times New Roman" w:cs="Times New Roman"/>
          </w:rPr>
          <w:delText>number of</w:delText>
        </w:r>
      </w:del>
      <w:r w:rsidR="00BD3FB5">
        <w:rPr>
          <w:rFonts w:ascii="Times New Roman" w:eastAsia="Times New Roman" w:hAnsi="Times New Roman" w:cs="Times New Roman"/>
        </w:rPr>
        <w:t xml:space="preserve"> </w:t>
      </w:r>
      <w:proofErr w:type="gramStart"/>
      <w:r w:rsidR="00BD3FB5">
        <w:rPr>
          <w:rFonts w:ascii="Times New Roman" w:eastAsia="Times New Roman" w:hAnsi="Times New Roman" w:cs="Times New Roman"/>
        </w:rPr>
        <w:t>races.</w:t>
      </w:r>
      <w:r w:rsidRPr="008513ED">
        <w:rPr>
          <w:rFonts w:ascii="Times New Roman" w:eastAsia="Times New Roman" w:hAnsi="Times New Roman" w:cs="Times New Roman"/>
        </w:rPr>
        <w:t>.</w:t>
      </w:r>
      <w:proofErr w:type="gramEnd"/>
      <w:r w:rsidRPr="008513ED">
        <w:rPr>
          <w:rFonts w:ascii="Times New Roman" w:eastAsia="Times New Roman" w:hAnsi="Times New Roman" w:cs="Times New Roman"/>
        </w:rPr>
        <w:t> </w:t>
      </w:r>
    </w:p>
    <w:p w14:paraId="3B2E4CFF" w14:textId="582AA271" w:rsidR="008513ED" w:rsidRPr="008513ED" w:rsidDel="00785CE2" w:rsidRDefault="00BD3FB5" w:rsidP="00785CE2">
      <w:pPr>
        <w:spacing w:after="0" w:line="480" w:lineRule="auto"/>
        <w:ind w:firstLine="720"/>
        <w:rPr>
          <w:del w:id="45" w:author="Andrew Estes" w:date="2023-06-25T16:54:00Z"/>
          <w:rFonts w:ascii="Times New Roman" w:eastAsia="Times New Roman" w:hAnsi="Times New Roman" w:cs="Times New Roman"/>
        </w:rPr>
        <w:pPrChange w:id="46" w:author="Andrew Estes" w:date="2023-06-25T16:52:00Z">
          <w:pPr>
            <w:spacing w:after="0" w:line="480" w:lineRule="auto"/>
          </w:pPr>
        </w:pPrChange>
      </w:pPr>
      <w:del w:id="47" w:author="Andrew Estes" w:date="2023-06-25T16:54:00Z">
        <w:r w:rsidDel="00785CE2">
          <w:rPr>
            <w:rFonts w:ascii="Times New Roman" w:eastAsia="Times New Roman" w:hAnsi="Times New Roman" w:cs="Times New Roman"/>
          </w:rPr>
          <w:delText>Furthermore, the courses themselves may impact the car and driver performance</w:delText>
        </w:r>
      </w:del>
      <w:del w:id="48" w:author="Andrew Estes" w:date="2023-06-25T16:41:00Z">
        <w:r w:rsidDel="00DE7EB7">
          <w:rPr>
            <w:rFonts w:ascii="Times New Roman" w:eastAsia="Times New Roman" w:hAnsi="Times New Roman" w:cs="Times New Roman"/>
          </w:rPr>
          <w:delText xml:space="preserve">.  </w:delText>
        </w:r>
      </w:del>
      <w:del w:id="49" w:author="Andrew Estes" w:date="2023-06-25T16:52:00Z">
        <w:r w:rsidR="008513ED" w:rsidRPr="008513ED" w:rsidDel="00785CE2">
          <w:rPr>
            <w:rFonts w:ascii="Times New Roman" w:eastAsia="Times New Roman" w:hAnsi="Times New Roman" w:cs="Times New Roman"/>
          </w:rPr>
          <w:delText>.</w:delText>
        </w:r>
      </w:del>
      <w:del w:id="50" w:author="Andrew Estes" w:date="2023-06-25T16:54:00Z">
        <w:r w:rsidR="008513ED" w:rsidRPr="008513ED" w:rsidDel="00785CE2">
          <w:rPr>
            <w:rFonts w:ascii="Times New Roman" w:eastAsia="Times New Roman" w:hAnsi="Times New Roman" w:cs="Times New Roman"/>
          </w:rPr>
          <w:delText xml:space="preserve"> Not only does each course follow a unique pattern, but there are also two different road surfaces – track or street</w:delText>
        </w:r>
      </w:del>
      <w:del w:id="51" w:author="Andrew Estes" w:date="2023-06-25T16:41:00Z">
        <w:r w:rsidR="008513ED" w:rsidRPr="008513ED" w:rsidDel="00DE7EB7">
          <w:rPr>
            <w:rFonts w:ascii="Times New Roman" w:eastAsia="Times New Roman" w:hAnsi="Times New Roman" w:cs="Times New Roman"/>
          </w:rPr>
          <w:delText xml:space="preserve">.  </w:delText>
        </w:r>
      </w:del>
      <w:del w:id="52" w:author="Andrew Estes" w:date="2023-06-25T16:54:00Z">
        <w:r w:rsidR="008513ED" w:rsidRPr="008513ED" w:rsidDel="00785CE2">
          <w:rPr>
            <w:rFonts w:ascii="Times New Roman" w:eastAsia="Times New Roman" w:hAnsi="Times New Roman" w:cs="Times New Roman"/>
          </w:rPr>
          <w:delText>A street circuit is a collection of public roads that are closed off for the purposes of the F1 race. In 2022, five of the twenty-two (22.7%) courses were street courses</w:delText>
        </w:r>
      </w:del>
      <w:del w:id="53" w:author="Andrew Estes" w:date="2023-06-25T16:41:00Z">
        <w:r w:rsidR="008513ED" w:rsidRPr="008513ED" w:rsidDel="00DE7EB7">
          <w:rPr>
            <w:rFonts w:ascii="Times New Roman" w:eastAsia="Times New Roman" w:hAnsi="Times New Roman" w:cs="Times New Roman"/>
          </w:rPr>
          <w:delText xml:space="preserve">.  </w:delText>
        </w:r>
      </w:del>
      <w:del w:id="54" w:author="Andrew Estes" w:date="2023-06-25T16:54:00Z">
        <w:r w:rsidR="008513ED" w:rsidRPr="008513ED" w:rsidDel="00785CE2">
          <w:rPr>
            <w:rFonts w:ascii="Times New Roman" w:eastAsia="Times New Roman" w:hAnsi="Times New Roman" w:cs="Times New Roman"/>
          </w:rPr>
          <w:delText>In 2023, 30.4% (seven of the 23) of the races will be on the street. </w:delText>
        </w:r>
      </w:del>
    </w:p>
    <w:p w14:paraId="7A4CAAF9" w14:textId="77777777" w:rsidR="008513ED" w:rsidRPr="008513ED" w:rsidRDefault="008513ED" w:rsidP="008513ED">
      <w:pPr>
        <w:spacing w:after="0" w:line="240" w:lineRule="auto"/>
        <w:rPr>
          <w:rFonts w:ascii="Times New Roman" w:eastAsia="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93"/>
        <w:gridCol w:w="2024"/>
        <w:gridCol w:w="520"/>
        <w:gridCol w:w="520"/>
        <w:gridCol w:w="520"/>
        <w:gridCol w:w="520"/>
        <w:gridCol w:w="520"/>
        <w:gridCol w:w="1022"/>
      </w:tblGrid>
      <w:tr w:rsidR="00361BA8" w:rsidRPr="008513ED" w14:paraId="6AE3C4FF" w14:textId="77777777" w:rsidTr="00D60473">
        <w:trPr>
          <w:trHeight w:val="330"/>
          <w:jc w:val="center"/>
        </w:trPr>
        <w:tc>
          <w:tcPr>
            <w:tcW w:w="0" w:type="auto"/>
            <w:gridSpan w:val="8"/>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A48189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Frequency of Courses Per Year</w:t>
            </w:r>
          </w:p>
        </w:tc>
      </w:tr>
      <w:tr w:rsidR="00361BA8" w:rsidRPr="008513ED" w14:paraId="3E919ECE" w14:textId="77777777" w:rsidTr="00D60473">
        <w:trPr>
          <w:trHeight w:val="555"/>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F0965A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Course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68E34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Course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88E5F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9047F9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C9F9D4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26048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2BB4C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66A7E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Sub-Total</w:t>
            </w:r>
          </w:p>
        </w:tc>
      </w:tr>
      <w:tr w:rsidR="00361BA8" w:rsidRPr="008513ED" w14:paraId="5E224EA3"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386195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A878D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Abu Dhabi</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D53FD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A329E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2F8837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2D992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FE573B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096395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C38E5FE"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52FBE7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3AAFA1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Australia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148AE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C4BF7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95E3F9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FB9A8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0859FE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154C5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7042A29E"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DDC08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3</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D31B9E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Austria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7B6996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32707B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B60AD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6FC8B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1892E8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6CA76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7</w:t>
            </w:r>
          </w:p>
        </w:tc>
      </w:tr>
      <w:tr w:rsidR="00361BA8" w:rsidRPr="008513ED" w14:paraId="02FF4DA8"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7656CC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4</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90ADE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Azerbaijan</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11981C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A9572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2661B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23ADD7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74DF1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445C0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5941AD68"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752CE5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5</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EC2D52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Bahrain</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378C33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AE6D53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48ED2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62BC75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88C08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F3CC43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6</w:t>
            </w:r>
          </w:p>
        </w:tc>
      </w:tr>
      <w:tr w:rsidR="00361BA8" w:rsidRPr="008513ED" w14:paraId="02760D47"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7A646D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6</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0F7D08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Belgium</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E08075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50E59D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29960A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11DAE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ABA4C1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804FD4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0DD5E5E9"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5E806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7</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15DA8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Brazil</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125A6B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C7967E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894BC3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D04C6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B4D2F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B3365D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4CAF261"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1E1CD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8</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E860D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Canada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7BDE42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AE709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C6D29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2CC6A3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7142E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C397F0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44F3E394"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8C14DF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lastRenderedPageBreak/>
              <w:t>9</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AD948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China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CBACC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53B1F6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83160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94E236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5B0D10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B50C71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45B10503"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B6E6D2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65E101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France</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19D03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F8ACD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AF603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AE819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51F71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24E020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2628701"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31A13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A6E56F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Germany</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60BAD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91885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CBD671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928614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D27BF2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8DDDC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3894AE03"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8E2084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26480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Great Britain</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4A69A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693DBB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16090C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09E52C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4DB1A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48CCCA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6</w:t>
            </w:r>
          </w:p>
        </w:tc>
      </w:tr>
      <w:tr w:rsidR="00361BA8" w:rsidRPr="008513ED" w14:paraId="76C9454E"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AE486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C09AFE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Hungary</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AAEEA7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366C4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87C36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046E8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B5B891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1A7A0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5335E0BA"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274A9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0A545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Italy</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F718EA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27A3D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68D0D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C538E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C8DC1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53D7EC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9</w:t>
            </w:r>
          </w:p>
        </w:tc>
      </w:tr>
      <w:tr w:rsidR="00361BA8" w:rsidRPr="008513ED" w14:paraId="759512C7"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4FB153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F69AA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Japan</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3ADDB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FC837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EFE2F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87AF4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000CA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972D65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392F7A70"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2FE5A5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16</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2DBE9B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Mexico</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9A1B09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AFFDF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53B8FF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90F454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9E2B93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9E88B2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1A444EA"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D78ECA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31BDE4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Monaco</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F2BC76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D8E74D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D2456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606591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C9480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810A55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25F18537"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5F488F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137624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Netherlands</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4C1B22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5DD62A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91DA5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1540F3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0D8AE7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3AAAE6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22DF1AAC"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D905E6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68283E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Portugal</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80C64F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E89CB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7516FD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A3CE3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CED8F4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09EB05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3D1296FA"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40F0D0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072B50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Qatar</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B96D8C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50830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645EE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3D2517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68CF7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8FB55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w:t>
            </w:r>
          </w:p>
        </w:tc>
      </w:tr>
      <w:tr w:rsidR="00361BA8" w:rsidRPr="008513ED" w14:paraId="7FE67777"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D36D9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C40E87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Russia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12224D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5EB6A1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3522AC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24105F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38F9C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7868D4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8F109EE"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782038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1CEDA5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Saudi Arabia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79A21B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F0BCCC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2BBFF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134933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900FB6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5BA58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4B609C52"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216C6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ED964C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Singapore</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4FC36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AD04B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3F1B5C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AD6804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2043B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777D62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0DBC6B3D"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459DF1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24</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6CF4A8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Spain</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96AA4C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B3F9B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23DE6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BB33FD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6A59EA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AC474A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13A430ED"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06AAF9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25</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7DF290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Turkey</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736682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D45B1B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5BFEA3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E89EC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C43735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2ADE12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382A6FFA"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CF5A2C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26</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6728C5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United Arab Emirates</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37F2D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0F94C8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6F86B1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331521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626D74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B1CBA7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w:t>
            </w:r>
          </w:p>
        </w:tc>
      </w:tr>
      <w:tr w:rsidR="00361BA8" w:rsidRPr="008513ED" w14:paraId="02C3A372"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F16904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27</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FA8DD9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United States</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C48AFE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B9051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A8F06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BECC39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51755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B3D1E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69109834"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61F9F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BF89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Sub-Total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13348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DD3135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997A1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EED3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3D3F9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BD667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103</w:t>
            </w:r>
          </w:p>
        </w:tc>
      </w:tr>
    </w:tbl>
    <w:p w14:paraId="3CABECD7" w14:textId="77777777" w:rsidR="008513ED" w:rsidRPr="008513ED" w:rsidRDefault="008513ED" w:rsidP="008513ED">
      <w:pPr>
        <w:spacing w:after="0" w:line="240" w:lineRule="auto"/>
        <w:rPr>
          <w:rFonts w:ascii="Times New Roman" w:eastAsia="Times New Roman" w:hAnsi="Times New Roman" w:cs="Times New Roman"/>
        </w:rPr>
      </w:pPr>
    </w:p>
    <w:p w14:paraId="6339B959" w14:textId="77777777" w:rsidR="00785CE2" w:rsidRPr="008513ED" w:rsidRDefault="00785CE2" w:rsidP="00785CE2">
      <w:pPr>
        <w:spacing w:after="0" w:line="480" w:lineRule="auto"/>
        <w:ind w:firstLine="720"/>
        <w:rPr>
          <w:ins w:id="55" w:author="Andrew Estes" w:date="2023-06-25T16:54:00Z"/>
          <w:rFonts w:ascii="Times New Roman" w:eastAsia="Times New Roman" w:hAnsi="Times New Roman" w:cs="Times New Roman"/>
        </w:rPr>
      </w:pPr>
      <w:ins w:id="56" w:author="Andrew Estes" w:date="2023-06-25T16:54:00Z">
        <w:r>
          <w:rPr>
            <w:rFonts w:ascii="Times New Roman" w:eastAsia="Times New Roman" w:hAnsi="Times New Roman" w:cs="Times New Roman"/>
          </w:rPr>
          <w:t>Furthermore, the courses themselves may impact the car and driver performance</w:t>
        </w:r>
        <w:proofErr w:type="gramStart"/>
        <w:r w:rsidRPr="008513ED">
          <w:rPr>
            <w:rFonts w:ascii="Times New Roman" w:eastAsia="Times New Roman" w:hAnsi="Times New Roman" w:cs="Times New Roman"/>
          </w:rPr>
          <w:t xml:space="preserve"> Not</w:t>
        </w:r>
        <w:proofErr w:type="gramEnd"/>
        <w:r w:rsidRPr="008513ED">
          <w:rPr>
            <w:rFonts w:ascii="Times New Roman" w:eastAsia="Times New Roman" w:hAnsi="Times New Roman" w:cs="Times New Roman"/>
          </w:rPr>
          <w:t xml:space="preserve"> only does each course follow a unique pattern, but there are also two different road surfaces – track or street</w:t>
        </w:r>
        <w:r>
          <w:rPr>
            <w:rFonts w:ascii="Times New Roman" w:eastAsia="Times New Roman" w:hAnsi="Times New Roman" w:cs="Times New Roman"/>
          </w:rPr>
          <w:t xml:space="preserve">. A track course is a dedicated racing track. </w:t>
        </w:r>
        <w:r w:rsidRPr="008513ED">
          <w:rPr>
            <w:rFonts w:ascii="Times New Roman" w:eastAsia="Times New Roman" w:hAnsi="Times New Roman" w:cs="Times New Roman"/>
          </w:rPr>
          <w:t>A street circuit is a collection of public roads that are closed off for the purposes of the F1 race. In 2022, five of the twenty-two (22.7%) courses were street courses</w:t>
        </w:r>
        <w:r>
          <w:rPr>
            <w:rFonts w:ascii="Times New Roman" w:eastAsia="Times New Roman" w:hAnsi="Times New Roman" w:cs="Times New Roman"/>
          </w:rPr>
          <w:t xml:space="preserve">. </w:t>
        </w:r>
        <w:r w:rsidRPr="008513ED">
          <w:rPr>
            <w:rFonts w:ascii="Times New Roman" w:eastAsia="Times New Roman" w:hAnsi="Times New Roman" w:cs="Times New Roman"/>
          </w:rPr>
          <w:t>In 2023, 30.4% (seven of the 23) of the races will be on the street. </w:t>
        </w:r>
      </w:ins>
    </w:p>
    <w:p w14:paraId="2AA9C7CD" w14:textId="3CDD0797" w:rsidR="008513ED" w:rsidRPr="008513ED" w:rsidRDefault="005430C9" w:rsidP="00785CE2">
      <w:pPr>
        <w:spacing w:after="0" w:line="480" w:lineRule="auto"/>
        <w:ind w:firstLine="720"/>
        <w:rPr>
          <w:rFonts w:ascii="Times New Roman" w:eastAsia="Times New Roman" w:hAnsi="Times New Roman" w:cs="Times New Roman"/>
        </w:rPr>
        <w:pPrChange w:id="57" w:author="Andrew Estes" w:date="2023-06-25T16:54:00Z">
          <w:pPr>
            <w:spacing w:after="0" w:line="480" w:lineRule="auto"/>
          </w:pPr>
        </w:pPrChange>
      </w:pPr>
      <w:r>
        <w:rPr>
          <w:rFonts w:ascii="Times New Roman" w:eastAsia="Times New Roman" w:hAnsi="Times New Roman" w:cs="Times New Roman"/>
        </w:rPr>
        <w:t>Finally, climate plays a role in racing conditions and overcall performance</w:t>
      </w:r>
      <w:del w:id="58" w:author="Andrew Estes" w:date="2023-06-25T16:41:00Z">
        <w:r w:rsidDel="00DE7EB7">
          <w:rPr>
            <w:rFonts w:ascii="Times New Roman" w:eastAsia="Times New Roman" w:hAnsi="Times New Roman" w:cs="Times New Roman"/>
          </w:rPr>
          <w:delText xml:space="preserve">.  </w:delText>
        </w:r>
      </w:del>
      <w:ins w:id="59" w:author="Andrew Estes" w:date="2023-06-25T16:41:00Z">
        <w:r w:rsidR="00DE7EB7">
          <w:rPr>
            <w:rFonts w:ascii="Times New Roman" w:eastAsia="Times New Roman" w:hAnsi="Times New Roman" w:cs="Times New Roman"/>
          </w:rPr>
          <w:t xml:space="preserve">. </w:t>
        </w:r>
      </w:ins>
      <w:r w:rsidR="008513ED" w:rsidRPr="008513ED">
        <w:rPr>
          <w:rFonts w:ascii="Times New Roman" w:eastAsia="Times New Roman" w:hAnsi="Times New Roman" w:cs="Times New Roman"/>
        </w:rPr>
        <w:t xml:space="preserve">The </w:t>
      </w:r>
      <w:r>
        <w:rPr>
          <w:rFonts w:ascii="Times New Roman" w:eastAsia="Times New Roman" w:hAnsi="Times New Roman" w:cs="Times New Roman"/>
        </w:rPr>
        <w:t>wide</w:t>
      </w:r>
      <w:ins w:id="60" w:author="Andrew Estes" w:date="2023-06-25T16:55:00Z">
        <w:r w:rsidR="00785CE2">
          <w:rPr>
            <w:rFonts w:ascii="Times New Roman" w:eastAsia="Times New Roman" w:hAnsi="Times New Roman" w:cs="Times New Roman"/>
          </w:rPr>
          <w:t xml:space="preserve"> </w:t>
        </w:r>
      </w:ins>
      <w:del w:id="61" w:author="Estes CIV Katherine J" w:date="2023-06-25T09:19:00Z">
        <w:r w:rsidR="008513ED" w:rsidRPr="008513ED" w:rsidDel="005430C9">
          <w:rPr>
            <w:rFonts w:ascii="Times New Roman" w:eastAsia="Times New Roman" w:hAnsi="Times New Roman" w:cs="Times New Roman"/>
          </w:rPr>
          <w:delText xml:space="preserve">other </w:delText>
        </w:r>
      </w:del>
      <w:r w:rsidR="008513ED" w:rsidRPr="008513ED">
        <w:rPr>
          <w:rFonts w:ascii="Times New Roman" w:eastAsia="Times New Roman" w:hAnsi="Times New Roman" w:cs="Times New Roman"/>
        </w:rPr>
        <w:t>geographic</w:t>
      </w:r>
      <w:r>
        <w:rPr>
          <w:rFonts w:ascii="Times New Roman" w:eastAsia="Times New Roman" w:hAnsi="Times New Roman" w:cs="Times New Roman"/>
        </w:rPr>
        <w:t xml:space="preserve"> </w:t>
      </w:r>
      <w:del w:id="62" w:author="Andrew Estes" w:date="2023-06-25T16:55:00Z">
        <w:r w:rsidDel="00785CE2">
          <w:rPr>
            <w:rFonts w:ascii="Times New Roman" w:eastAsia="Times New Roman" w:hAnsi="Times New Roman" w:cs="Times New Roman"/>
          </w:rPr>
          <w:delText xml:space="preserve">dispersion </w:delText>
        </w:r>
      </w:del>
      <w:ins w:id="63" w:author="Andrew Estes" w:date="2023-06-25T16:55:00Z">
        <w:r w:rsidR="00785CE2">
          <w:rPr>
            <w:rFonts w:ascii="Times New Roman" w:eastAsia="Times New Roman" w:hAnsi="Times New Roman" w:cs="Times New Roman"/>
          </w:rPr>
          <w:t>variance</w:t>
        </w:r>
        <w:r w:rsidR="00785CE2">
          <w:rPr>
            <w:rFonts w:ascii="Times New Roman" w:eastAsia="Times New Roman" w:hAnsi="Times New Roman" w:cs="Times New Roman"/>
          </w:rPr>
          <w:t xml:space="preserve"> </w:t>
        </w:r>
      </w:ins>
      <w:r>
        <w:rPr>
          <w:rFonts w:ascii="Times New Roman" w:eastAsia="Times New Roman" w:hAnsi="Times New Roman" w:cs="Times New Roman"/>
        </w:rPr>
        <w:t>of the races and time of year for each race creates significant challenges for both the vehicles and the drivers.</w:t>
      </w:r>
      <w:del w:id="64" w:author="Andrew Estes" w:date="2023-06-25T16:41:00Z">
        <w:r w:rsidR="008513ED" w:rsidRPr="008513ED" w:rsidDel="00DE7EB7">
          <w:rPr>
            <w:rFonts w:ascii="Times New Roman" w:eastAsia="Times New Roman" w:hAnsi="Times New Roman" w:cs="Times New Roman"/>
          </w:rPr>
          <w:delText xml:space="preserve">. </w:delText>
        </w:r>
      </w:del>
      <w:ins w:id="65" w:author="Estes CIV Katherine J" w:date="2023-06-25T09:20:00Z">
        <w:del w:id="66" w:author="Andrew Estes" w:date="2023-06-25T16:41:00Z">
          <w:r w:rsidDel="00DE7EB7">
            <w:rPr>
              <w:rFonts w:ascii="Times New Roman" w:eastAsia="Times New Roman" w:hAnsi="Times New Roman" w:cs="Times New Roman"/>
            </w:rPr>
            <w:delText xml:space="preserve"> </w:delText>
          </w:r>
        </w:del>
      </w:ins>
      <w:ins w:id="67" w:author="Andrew Estes" w:date="2023-06-25T16:41:00Z">
        <w:r w:rsidR="00DE7EB7">
          <w:rPr>
            <w:rFonts w:ascii="Times New Roman" w:eastAsia="Times New Roman" w:hAnsi="Times New Roman" w:cs="Times New Roman"/>
          </w:rPr>
          <w:t xml:space="preserve">. </w:t>
        </w:r>
      </w:ins>
      <w:r>
        <w:rPr>
          <w:rFonts w:ascii="Times New Roman" w:eastAsia="Times New Roman" w:hAnsi="Times New Roman" w:cs="Times New Roman"/>
        </w:rPr>
        <w:t xml:space="preserve">Track temperatures between the coldest and warmest race locations may vary by </w:t>
      </w:r>
      <w:r w:rsidR="00767F1C">
        <w:rPr>
          <w:rFonts w:ascii="Times New Roman" w:eastAsia="Times New Roman" w:hAnsi="Times New Roman" w:cs="Times New Roman"/>
        </w:rPr>
        <w:t xml:space="preserve">nearly </w:t>
      </w:r>
      <w:r w:rsidR="008513ED" w:rsidRPr="008513ED">
        <w:rPr>
          <w:rFonts w:ascii="Times New Roman" w:eastAsia="Times New Roman" w:hAnsi="Times New Roman" w:cs="Times New Roman"/>
        </w:rPr>
        <w:t xml:space="preserve">100 </w:t>
      </w:r>
      <w:r>
        <w:rPr>
          <w:rFonts w:ascii="Times New Roman" w:eastAsia="Times New Roman" w:hAnsi="Times New Roman" w:cs="Times New Roman"/>
        </w:rPr>
        <w:t xml:space="preserve">degrees </w:t>
      </w:r>
      <w:proofErr w:type="gramStart"/>
      <w:r w:rsidR="008513ED" w:rsidRPr="008513ED">
        <w:rPr>
          <w:rFonts w:ascii="Times New Roman" w:eastAsia="Times New Roman" w:hAnsi="Times New Roman" w:cs="Times New Roman"/>
        </w:rPr>
        <w:t>Fahrenheit .</w:t>
      </w:r>
      <w:proofErr w:type="gramEnd"/>
      <w:r w:rsidR="008513ED" w:rsidRPr="008513ED">
        <w:rPr>
          <w:rFonts w:ascii="Times New Roman" w:eastAsia="Times New Roman" w:hAnsi="Times New Roman" w:cs="Times New Roman"/>
        </w:rPr>
        <w:t xml:space="preserve"> </w:t>
      </w:r>
      <w:r>
        <w:rPr>
          <w:rFonts w:ascii="Times New Roman" w:eastAsia="Times New Roman" w:hAnsi="Times New Roman" w:cs="Times New Roman"/>
        </w:rPr>
        <w:t xml:space="preserve">Similarly, humidity varies between arid deserts </w:t>
      </w:r>
      <w:r w:rsidR="00767F1C">
        <w:rPr>
          <w:rFonts w:ascii="Times New Roman" w:eastAsia="Times New Roman" w:hAnsi="Times New Roman" w:cs="Times New Roman"/>
        </w:rPr>
        <w:lastRenderedPageBreak/>
        <w:t xml:space="preserve">with practically no humidity to </w:t>
      </w:r>
      <w:r>
        <w:rPr>
          <w:rFonts w:ascii="Times New Roman" w:eastAsia="Times New Roman" w:hAnsi="Times New Roman" w:cs="Times New Roman"/>
        </w:rPr>
        <w:t xml:space="preserve">and </w:t>
      </w:r>
      <w:r w:rsidR="00767F1C">
        <w:rPr>
          <w:rFonts w:ascii="Times New Roman" w:eastAsia="Times New Roman" w:hAnsi="Times New Roman" w:cs="Times New Roman"/>
        </w:rPr>
        <w:t>wetter</w:t>
      </w:r>
      <w:r>
        <w:rPr>
          <w:rFonts w:ascii="Times New Roman" w:eastAsia="Times New Roman" w:hAnsi="Times New Roman" w:cs="Times New Roman"/>
        </w:rPr>
        <w:t xml:space="preserve"> </w:t>
      </w:r>
      <w:r w:rsidR="00767F1C">
        <w:rPr>
          <w:rFonts w:ascii="Times New Roman" w:eastAsia="Times New Roman" w:hAnsi="Times New Roman" w:cs="Times New Roman"/>
        </w:rPr>
        <w:t>locales with 92.5% more moisture</w:t>
      </w:r>
      <w:r>
        <w:rPr>
          <w:rFonts w:ascii="Times New Roman" w:eastAsia="Times New Roman" w:hAnsi="Times New Roman" w:cs="Times New Roman"/>
        </w:rPr>
        <w:t xml:space="preserve">, </w:t>
      </w:r>
      <w:del w:id="68" w:author="Andrew Estes" w:date="2023-06-25T16:41:00Z">
        <w:r w:rsidR="008513ED" w:rsidRPr="008513ED" w:rsidDel="00DE7EB7">
          <w:rPr>
            <w:rFonts w:ascii="Times New Roman" w:eastAsia="Times New Roman" w:hAnsi="Times New Roman" w:cs="Times New Roman"/>
          </w:rPr>
          <w:delText xml:space="preserve">. </w:delText>
        </w:r>
      </w:del>
      <w:ins w:id="69" w:author="Estes CIV Katherine J" w:date="2023-06-25T09:27:00Z">
        <w:del w:id="70" w:author="Andrew Estes" w:date="2023-06-25T16:41:00Z">
          <w:r w:rsidR="00767F1C" w:rsidDel="00DE7EB7">
            <w:rPr>
              <w:rFonts w:ascii="Times New Roman" w:eastAsia="Times New Roman" w:hAnsi="Times New Roman" w:cs="Times New Roman"/>
            </w:rPr>
            <w:delText xml:space="preserve"> </w:delText>
          </w:r>
        </w:del>
      </w:ins>
      <w:ins w:id="71" w:author="Andrew Estes" w:date="2023-06-25T16:41:00Z">
        <w:r w:rsidR="00DE7EB7">
          <w:rPr>
            <w:rFonts w:ascii="Times New Roman" w:eastAsia="Times New Roman" w:hAnsi="Times New Roman" w:cs="Times New Roman"/>
          </w:rPr>
          <w:t xml:space="preserve">. </w:t>
        </w:r>
      </w:ins>
      <w:r w:rsidR="00767F1C">
        <w:rPr>
          <w:rFonts w:ascii="Times New Roman" w:eastAsia="Times New Roman" w:hAnsi="Times New Roman" w:cs="Times New Roman"/>
        </w:rPr>
        <w:t xml:space="preserve">Optimally, any F1 performance analysis would include these factors as </w:t>
      </w:r>
      <w:ins w:id="72" w:author="Andrew Estes" w:date="2023-06-25T16:56:00Z">
        <w:r w:rsidR="00785CE2">
          <w:rPr>
            <w:rFonts w:ascii="Times New Roman" w:eastAsia="Times New Roman" w:hAnsi="Times New Roman" w:cs="Times New Roman"/>
          </w:rPr>
          <w:t xml:space="preserve">they </w:t>
        </w:r>
      </w:ins>
      <w:r w:rsidR="008513ED" w:rsidRPr="008513ED">
        <w:rPr>
          <w:rFonts w:ascii="Times New Roman" w:eastAsia="Times New Roman" w:hAnsi="Times New Roman" w:cs="Times New Roman"/>
        </w:rPr>
        <w:t>play</w:t>
      </w:r>
      <w:del w:id="73" w:author="Andrew Estes" w:date="2023-06-25T16:56:00Z">
        <w:r w:rsidR="008513ED" w:rsidRPr="008513ED" w:rsidDel="00785CE2">
          <w:rPr>
            <w:rFonts w:ascii="Times New Roman" w:eastAsia="Times New Roman" w:hAnsi="Times New Roman" w:cs="Times New Roman"/>
          </w:rPr>
          <w:delText>s</w:delText>
        </w:r>
      </w:del>
      <w:r w:rsidR="008513ED" w:rsidRPr="008513ED">
        <w:rPr>
          <w:rFonts w:ascii="Times New Roman" w:eastAsia="Times New Roman" w:hAnsi="Times New Roman" w:cs="Times New Roman"/>
        </w:rPr>
        <w:t xml:space="preserve"> a significant role in tire degradation and general </w:t>
      </w:r>
      <w:proofErr w:type="gramStart"/>
      <w:r w:rsidR="008513ED" w:rsidRPr="008513ED">
        <w:rPr>
          <w:rFonts w:ascii="Times New Roman" w:eastAsia="Times New Roman" w:hAnsi="Times New Roman" w:cs="Times New Roman"/>
        </w:rPr>
        <w:t>pit</w:t>
      </w:r>
      <w:proofErr w:type="gramEnd"/>
      <w:r w:rsidR="008513ED" w:rsidRPr="008513ED">
        <w:rPr>
          <w:rFonts w:ascii="Times New Roman" w:eastAsia="Times New Roman" w:hAnsi="Times New Roman" w:cs="Times New Roman"/>
        </w:rPr>
        <w:t xml:space="preserve"> stop strategy. Due to how the weather data is accumulated, it is unable to be merged with the other datasets we have; </w:t>
      </w:r>
      <w:r w:rsidR="002620DC" w:rsidRPr="008513ED">
        <w:rPr>
          <w:rFonts w:ascii="Times New Roman" w:eastAsia="Times New Roman" w:hAnsi="Times New Roman" w:cs="Times New Roman"/>
        </w:rPr>
        <w:t>therefore,</w:t>
      </w:r>
      <w:r w:rsidR="008513ED" w:rsidRPr="008513ED">
        <w:rPr>
          <w:rFonts w:ascii="Times New Roman" w:eastAsia="Times New Roman" w:hAnsi="Times New Roman" w:cs="Times New Roman"/>
        </w:rPr>
        <w:t xml:space="preserve"> we acknowledge access to the data and its importance, but also the inability to properly assess its impact to our study.</w:t>
      </w:r>
    </w:p>
    <w:tbl>
      <w:tblPr>
        <w:tblW w:w="0" w:type="auto"/>
        <w:jc w:val="center"/>
        <w:tblCellMar>
          <w:top w:w="15" w:type="dxa"/>
          <w:left w:w="15" w:type="dxa"/>
          <w:bottom w:w="15" w:type="dxa"/>
          <w:right w:w="15" w:type="dxa"/>
        </w:tblCellMar>
        <w:tblLook w:val="04A0" w:firstRow="1" w:lastRow="0" w:firstColumn="1" w:lastColumn="0" w:noHBand="0" w:noVBand="1"/>
      </w:tblPr>
      <w:tblGrid>
        <w:gridCol w:w="1595"/>
        <w:gridCol w:w="2270"/>
        <w:gridCol w:w="2396"/>
        <w:gridCol w:w="1342"/>
        <w:gridCol w:w="1747"/>
      </w:tblGrid>
      <w:tr w:rsidR="00361BA8" w:rsidRPr="008513ED" w14:paraId="37D13837" w14:textId="77777777" w:rsidTr="008513ED">
        <w:trPr>
          <w:trHeight w:val="5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E62D93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32FE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Air Temperature (Fahrenheit)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67A0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Track Temperature (Fahrenheit)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8CD30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Humidity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87E7B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Air Pressure (millibar)</w:t>
            </w:r>
          </w:p>
        </w:tc>
      </w:tr>
      <w:tr w:rsidR="00361BA8" w:rsidRPr="008513ED" w14:paraId="4DAED7AA"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665C8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F9DE3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9CE14E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05D67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014B3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779.5</w:t>
            </w:r>
          </w:p>
        </w:tc>
      </w:tr>
      <w:tr w:rsidR="00361BA8" w:rsidRPr="008513ED" w14:paraId="57D5E274"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94839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88910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D31296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152.6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0DA5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97.5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8DB7E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1023.5</w:t>
            </w:r>
          </w:p>
        </w:tc>
      </w:tr>
      <w:tr w:rsidR="00361BA8" w:rsidRPr="008513ED" w14:paraId="7A1442C1"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35D50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Average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DE3A4E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1398E4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8131BC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1D2B5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986.2</w:t>
            </w:r>
          </w:p>
        </w:tc>
      </w:tr>
      <w:tr w:rsidR="00361BA8" w:rsidRPr="008513ED" w14:paraId="30123937"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651CF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Standard Deviation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B7F99B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93872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49.5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95DEF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198DAE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49.2</w:t>
            </w:r>
          </w:p>
        </w:tc>
      </w:tr>
    </w:tbl>
    <w:p w14:paraId="4629CB65" w14:textId="77777777" w:rsidR="008513ED" w:rsidRPr="008513ED" w:rsidRDefault="008513ED" w:rsidP="008513ED">
      <w:pPr>
        <w:spacing w:after="0" w:line="240" w:lineRule="auto"/>
        <w:rPr>
          <w:rFonts w:ascii="Times New Roman" w:eastAsia="Times New Roman" w:hAnsi="Times New Roman" w:cs="Times New Roman"/>
        </w:rPr>
      </w:pPr>
    </w:p>
    <w:p w14:paraId="4C6CC86B" w14:textId="39601F78" w:rsidR="008513ED" w:rsidRPr="008513ED" w:rsidRDefault="00767F1C" w:rsidP="00785CE2">
      <w:pPr>
        <w:spacing w:after="0" w:line="480" w:lineRule="auto"/>
        <w:ind w:firstLine="720"/>
        <w:rPr>
          <w:rFonts w:ascii="Times New Roman" w:eastAsia="Times New Roman" w:hAnsi="Times New Roman" w:cs="Times New Roman"/>
        </w:rPr>
        <w:pPrChange w:id="74" w:author="Andrew Estes" w:date="2023-06-25T16:57:00Z">
          <w:pPr>
            <w:spacing w:after="0" w:line="480" w:lineRule="auto"/>
          </w:pPr>
        </w:pPrChange>
      </w:pPr>
      <w:r>
        <w:rPr>
          <w:rFonts w:ascii="Times New Roman" w:eastAsia="Times New Roman" w:hAnsi="Times New Roman" w:cs="Times New Roman"/>
        </w:rPr>
        <w:t>This study also does not have access to</w:t>
      </w:r>
      <w:ins w:id="75" w:author="Andrew Estes" w:date="2023-06-25T16:56:00Z">
        <w:r w:rsidR="00785CE2">
          <w:rPr>
            <w:rFonts w:ascii="Times New Roman" w:eastAsia="Times New Roman" w:hAnsi="Times New Roman" w:cs="Times New Roman"/>
          </w:rPr>
          <w:t xml:space="preserve"> </w:t>
        </w:r>
        <w:proofErr w:type="gramStart"/>
        <w:r w:rsidR="00785CE2">
          <w:rPr>
            <w:rFonts w:ascii="Times New Roman" w:eastAsia="Times New Roman" w:hAnsi="Times New Roman" w:cs="Times New Roman"/>
          </w:rPr>
          <w:t>all of</w:t>
        </w:r>
        <w:proofErr w:type="gramEnd"/>
        <w:r w:rsidR="00785CE2">
          <w:rPr>
            <w:rFonts w:ascii="Times New Roman" w:eastAsia="Times New Roman" w:hAnsi="Times New Roman" w:cs="Times New Roman"/>
          </w:rPr>
          <w:t xml:space="preserve"> the</w:t>
        </w:r>
      </w:ins>
      <w:r>
        <w:rPr>
          <w:rFonts w:ascii="Times New Roman" w:eastAsia="Times New Roman" w:hAnsi="Times New Roman" w:cs="Times New Roman"/>
        </w:rPr>
        <w:t xml:space="preserve"> F1 data which might help </w:t>
      </w:r>
      <w:del w:id="76" w:author="Andrew Estes" w:date="2023-06-25T16:57:00Z">
        <w:r w:rsidDel="00785CE2">
          <w:rPr>
            <w:rFonts w:ascii="Times New Roman" w:eastAsia="Times New Roman" w:hAnsi="Times New Roman" w:cs="Times New Roman"/>
          </w:rPr>
          <w:delText>inform</w:delText>
        </w:r>
      </w:del>
      <w:ins w:id="77" w:author="Andrew Estes" w:date="2023-06-25T16:57:00Z">
        <w:r w:rsidR="00785CE2">
          <w:rPr>
            <w:rFonts w:ascii="Times New Roman" w:eastAsia="Times New Roman" w:hAnsi="Times New Roman" w:cs="Times New Roman"/>
          </w:rPr>
          <w:t>the model’s predictive power</w:t>
        </w:r>
      </w:ins>
      <w:ins w:id="78" w:author="Estes CIV Katherine J" w:date="2023-06-25T09:31:00Z">
        <w:del w:id="79" w:author="Andrew Estes" w:date="2023-06-25T16:57:00Z">
          <w:r w:rsidDel="00785CE2">
            <w:rPr>
              <w:rFonts w:ascii="Times New Roman" w:eastAsia="Times New Roman" w:hAnsi="Times New Roman" w:cs="Times New Roman"/>
            </w:rPr>
            <w:delText xml:space="preserve"> the </w:delText>
          </w:r>
        </w:del>
      </w:ins>
      <w:ins w:id="80" w:author="Estes CIV Katherine J" w:date="2023-06-25T09:32:00Z">
        <w:del w:id="81" w:author="Andrew Estes" w:date="2023-06-25T16:57:00Z">
          <w:r w:rsidDel="00785CE2">
            <w:rPr>
              <w:rFonts w:ascii="Times New Roman" w:eastAsia="Times New Roman" w:hAnsi="Times New Roman" w:cs="Times New Roman"/>
            </w:rPr>
            <w:delText>results</w:delText>
          </w:r>
        </w:del>
        <w:del w:id="82" w:author="Andrew Estes" w:date="2023-06-25T16:41:00Z">
          <w:r w:rsidDel="00DE7EB7">
            <w:rPr>
              <w:rFonts w:ascii="Times New Roman" w:eastAsia="Times New Roman" w:hAnsi="Times New Roman" w:cs="Times New Roman"/>
            </w:rPr>
            <w:delText xml:space="preserve">.  </w:delText>
          </w:r>
        </w:del>
      </w:ins>
      <w:ins w:id="83" w:author="Andrew Estes" w:date="2023-06-25T16:41:00Z">
        <w:r w:rsidR="00DE7EB7">
          <w:rPr>
            <w:rFonts w:ascii="Times New Roman" w:eastAsia="Times New Roman" w:hAnsi="Times New Roman" w:cs="Times New Roman"/>
          </w:rPr>
          <w:t xml:space="preserve">. </w:t>
        </w:r>
      </w:ins>
      <w:r w:rsidR="008513ED" w:rsidRPr="008513ED">
        <w:rPr>
          <w:rFonts w:ascii="Times New Roman" w:eastAsia="Times New Roman" w:hAnsi="Times New Roman" w:cs="Times New Roman"/>
        </w:rPr>
        <w:t xml:space="preserve">Over the course of the race weekend, up to three terabytes of data are generated per the Mercedes-AMG Petronas Formula One Team (2022). This is accumulated through three practice sessions, a qualifying race (which determines starting order), and the final race. This data helps the mechanical engineers </w:t>
      </w:r>
      <w:r w:rsidR="002620DC" w:rsidRPr="008513ED">
        <w:rPr>
          <w:rFonts w:ascii="Times New Roman" w:eastAsia="Times New Roman" w:hAnsi="Times New Roman" w:cs="Times New Roman"/>
        </w:rPr>
        <w:t>adjust</w:t>
      </w:r>
      <w:r w:rsidR="008513ED" w:rsidRPr="008513ED">
        <w:rPr>
          <w:rFonts w:ascii="Times New Roman" w:eastAsia="Times New Roman" w:hAnsi="Times New Roman" w:cs="Times New Roman"/>
        </w:rPr>
        <w:t xml:space="preserve"> the vehicles to increase their performance capabilities. </w:t>
      </w:r>
    </w:p>
    <w:p w14:paraId="04518BD7" w14:textId="737827C4" w:rsidR="008513ED" w:rsidRPr="008513ED" w:rsidRDefault="00767F1C" w:rsidP="00785CE2">
      <w:pPr>
        <w:spacing w:after="0" w:line="480" w:lineRule="auto"/>
        <w:ind w:firstLine="720"/>
        <w:rPr>
          <w:rFonts w:ascii="Times New Roman" w:eastAsia="Times New Roman" w:hAnsi="Times New Roman" w:cs="Times New Roman"/>
        </w:rPr>
        <w:pPrChange w:id="84" w:author="Andrew Estes" w:date="2023-06-25T16:57:00Z">
          <w:pPr>
            <w:spacing w:after="0" w:line="480" w:lineRule="auto"/>
          </w:pPr>
        </w:pPrChange>
      </w:pPr>
      <w:r>
        <w:rPr>
          <w:rFonts w:ascii="Times New Roman" w:eastAsia="Times New Roman" w:hAnsi="Times New Roman" w:cs="Times New Roman"/>
        </w:rPr>
        <w:t>While, w</w:t>
      </w:r>
      <w:r w:rsidR="008513ED" w:rsidRPr="008513ED">
        <w:rPr>
          <w:rFonts w:ascii="Times New Roman" w:eastAsia="Times New Roman" w:hAnsi="Times New Roman" w:cs="Times New Roman"/>
        </w:rPr>
        <w:t>e do not have access to this data</w:t>
      </w:r>
      <w:r>
        <w:rPr>
          <w:rFonts w:ascii="Times New Roman" w:eastAsia="Times New Roman" w:hAnsi="Times New Roman" w:cs="Times New Roman"/>
        </w:rPr>
        <w:t xml:space="preserve">, we can obtain some information </w:t>
      </w:r>
      <w:del w:id="85" w:author="Andrew Estes" w:date="2023-06-25T16:58:00Z">
        <w:r w:rsidDel="000D77FE">
          <w:rPr>
            <w:rFonts w:ascii="Times New Roman" w:eastAsia="Times New Roman" w:hAnsi="Times New Roman" w:cs="Times New Roman"/>
          </w:rPr>
          <w:delText>t</w:delText>
        </w:r>
        <w:r w:rsidR="008513ED" w:rsidRPr="008513ED" w:rsidDel="000D77FE">
          <w:rPr>
            <w:rFonts w:ascii="Times New Roman" w:eastAsia="Times New Roman" w:hAnsi="Times New Roman" w:cs="Times New Roman"/>
          </w:rPr>
          <w:delText>. Through</w:delText>
        </w:r>
      </w:del>
      <w:ins w:id="86" w:author="Andrew Estes" w:date="2023-06-25T16:58:00Z">
        <w:r w:rsidR="000D77FE">
          <w:rPr>
            <w:rFonts w:ascii="Times New Roman" w:eastAsia="Times New Roman" w:hAnsi="Times New Roman" w:cs="Times New Roman"/>
          </w:rPr>
          <w:t>t</w:t>
        </w:r>
        <w:r w:rsidR="000D77FE" w:rsidRPr="008513ED">
          <w:rPr>
            <w:rFonts w:ascii="Times New Roman" w:eastAsia="Times New Roman" w:hAnsi="Times New Roman" w:cs="Times New Roman"/>
          </w:rPr>
          <w:t>hrough</w:t>
        </w:r>
      </w:ins>
      <w:r w:rsidR="008513ED" w:rsidRPr="008513ED">
        <w:rPr>
          <w:rFonts w:ascii="Times New Roman" w:eastAsia="Times New Roman" w:hAnsi="Times New Roman" w:cs="Times New Roman"/>
        </w:rPr>
        <w:t xml:space="preserve"> the </w:t>
      </w:r>
      <w:proofErr w:type="spellStart"/>
      <w:r w:rsidR="008513ED" w:rsidRPr="008513ED">
        <w:rPr>
          <w:rFonts w:ascii="Times New Roman" w:eastAsia="Times New Roman" w:hAnsi="Times New Roman" w:cs="Times New Roman"/>
        </w:rPr>
        <w:t>Ergast</w:t>
      </w:r>
      <w:proofErr w:type="spellEnd"/>
      <w:r w:rsidR="008513ED" w:rsidRPr="008513ED">
        <w:rPr>
          <w:rFonts w:ascii="Times New Roman" w:eastAsia="Times New Roman" w:hAnsi="Times New Roman" w:cs="Times New Roman"/>
        </w:rPr>
        <w:t xml:space="preserve"> Developer API and the Formula 1 Official Data Stream. </w:t>
      </w:r>
      <w:ins w:id="87" w:author="Andrew Estes" w:date="2023-06-25T16:58:00Z">
        <w:r w:rsidR="000D77FE">
          <w:rPr>
            <w:rFonts w:ascii="Times New Roman" w:eastAsia="Times New Roman" w:hAnsi="Times New Roman" w:cs="Times New Roman"/>
          </w:rPr>
          <w:t xml:space="preserve">There is a python package called </w:t>
        </w:r>
      </w:ins>
      <w:r w:rsidR="008513ED" w:rsidRPr="008513ED">
        <w:rPr>
          <w:rFonts w:ascii="Times New Roman" w:eastAsia="Times New Roman" w:hAnsi="Times New Roman" w:cs="Times New Roman"/>
        </w:rPr>
        <w:t>FastF1</w:t>
      </w:r>
      <w:ins w:id="88" w:author="Estes CIV Katherine J" w:date="2023-06-25T09:33:00Z">
        <w:r>
          <w:rPr>
            <w:rFonts w:ascii="Times New Roman" w:eastAsia="Times New Roman" w:hAnsi="Times New Roman" w:cs="Times New Roman"/>
          </w:rPr>
          <w:t xml:space="preserve"> </w:t>
        </w:r>
      </w:ins>
      <w:ins w:id="89" w:author="Andrew Estes" w:date="2023-06-25T16:58:00Z">
        <w:r w:rsidR="000D77FE">
          <w:rPr>
            <w:rFonts w:ascii="Times New Roman" w:eastAsia="Times New Roman" w:hAnsi="Times New Roman" w:cs="Times New Roman"/>
          </w:rPr>
          <w:t xml:space="preserve">used </w:t>
        </w:r>
      </w:ins>
      <w:ins w:id="90" w:author="Estes CIV Katherine J" w:date="2023-06-25T09:33:00Z">
        <w:del w:id="91" w:author="Andrew Estes" w:date="2023-06-25T16:58:00Z">
          <w:r w:rsidDel="000D77FE">
            <w:rPr>
              <w:rFonts w:ascii="Times New Roman" w:eastAsia="Times New Roman" w:hAnsi="Times New Roman" w:cs="Times New Roman"/>
            </w:rPr>
            <w:delText>is a python package</w:delText>
          </w:r>
        </w:del>
      </w:ins>
      <w:del w:id="92" w:author="Andrew Estes" w:date="2023-06-25T16:58:00Z">
        <w:r w:rsidR="008513ED" w:rsidRPr="008513ED" w:rsidDel="000D77FE">
          <w:rPr>
            <w:rFonts w:ascii="Times New Roman" w:eastAsia="Times New Roman" w:hAnsi="Times New Roman" w:cs="Times New Roman"/>
          </w:rPr>
          <w:delText xml:space="preserve"> </w:delText>
        </w:r>
      </w:del>
      <w:r w:rsidR="008513ED" w:rsidRPr="008513ED">
        <w:rPr>
          <w:rFonts w:ascii="Times New Roman" w:eastAsia="Times New Roman" w:hAnsi="Times New Roman" w:cs="Times New Roman"/>
        </w:rPr>
        <w:t xml:space="preserve">for accessing and analyzing the </w:t>
      </w:r>
      <w:r>
        <w:rPr>
          <w:rFonts w:ascii="Times New Roman" w:eastAsia="Times New Roman" w:hAnsi="Times New Roman" w:cs="Times New Roman"/>
        </w:rPr>
        <w:t xml:space="preserve">race </w:t>
      </w:r>
      <w:r w:rsidR="008513ED" w:rsidRPr="008513ED">
        <w:rPr>
          <w:rFonts w:ascii="Times New Roman" w:eastAsia="Times New Roman" w:hAnsi="Times New Roman" w:cs="Times New Roman"/>
        </w:rPr>
        <w:t>results, schedules, timing data, and telemetry. It was created by a German engineer (</w:t>
      </w:r>
      <w:ins w:id="93" w:author="Andrew Estes" w:date="2023-06-25T16:59:00Z">
        <w:r w:rsidR="000D77FE">
          <w:rPr>
            <w:rFonts w:ascii="Times New Roman" w:eastAsia="Times New Roman" w:hAnsi="Times New Roman" w:cs="Times New Roman"/>
          </w:rPr>
          <w:fldChar w:fldCharType="begin"/>
        </w:r>
        <w:r w:rsidR="000D77FE">
          <w:rPr>
            <w:rFonts w:ascii="Times New Roman" w:eastAsia="Times New Roman" w:hAnsi="Times New Roman" w:cs="Times New Roman"/>
          </w:rPr>
          <w:instrText>HYPERLINK "</w:instrText>
        </w:r>
      </w:ins>
      <w:r w:rsidR="000D77FE" w:rsidRPr="008513ED">
        <w:rPr>
          <w:rFonts w:ascii="Times New Roman" w:eastAsia="Times New Roman" w:hAnsi="Times New Roman" w:cs="Times New Roman"/>
        </w:rPr>
        <w:instrText>https://github.com/theOehrly/Fast-F1</w:instrText>
      </w:r>
      <w:ins w:id="94" w:author="Andrew Estes" w:date="2023-06-25T16:59:00Z">
        <w:r w:rsidR="000D77FE">
          <w:rPr>
            <w:rFonts w:ascii="Times New Roman" w:eastAsia="Times New Roman" w:hAnsi="Times New Roman" w:cs="Times New Roman"/>
          </w:rPr>
          <w:instrText>"</w:instrText>
        </w:r>
        <w:r w:rsidR="000D77FE">
          <w:rPr>
            <w:rFonts w:ascii="Times New Roman" w:eastAsia="Times New Roman" w:hAnsi="Times New Roman" w:cs="Times New Roman"/>
          </w:rPr>
          <w:fldChar w:fldCharType="separate"/>
        </w:r>
      </w:ins>
      <w:r w:rsidR="000D77FE" w:rsidRPr="00E019EB">
        <w:rPr>
          <w:rStyle w:val="Hyperlink"/>
          <w:rFonts w:ascii="Times New Roman" w:eastAsia="Times New Roman" w:hAnsi="Times New Roman" w:cs="Times New Roman"/>
        </w:rPr>
        <w:t>https://github.com/theOehrly/Fast-F1</w:t>
      </w:r>
      <w:ins w:id="95" w:author="Andrew Estes" w:date="2023-06-25T16:59:00Z">
        <w:r w:rsidR="000D77FE">
          <w:rPr>
            <w:rFonts w:ascii="Times New Roman" w:eastAsia="Times New Roman" w:hAnsi="Times New Roman" w:cs="Times New Roman"/>
          </w:rPr>
          <w:fldChar w:fldCharType="end"/>
        </w:r>
      </w:ins>
      <w:r w:rsidR="008513ED" w:rsidRPr="008513ED">
        <w:rPr>
          <w:rFonts w:ascii="Times New Roman" w:eastAsia="Times New Roman" w:hAnsi="Times New Roman" w:cs="Times New Roman"/>
        </w:rPr>
        <w:t>)</w:t>
      </w:r>
      <w:ins w:id="96" w:author="Andrew Estes" w:date="2023-06-25T16:59:00Z">
        <w:r w:rsidR="000D77FE">
          <w:rPr>
            <w:rFonts w:ascii="Times New Roman" w:eastAsia="Times New Roman" w:hAnsi="Times New Roman" w:cs="Times New Roman"/>
          </w:rPr>
          <w:t xml:space="preserve"> and much of his work and documentation (</w:t>
        </w:r>
        <w:r w:rsidR="000D77FE">
          <w:rPr>
            <w:rFonts w:ascii="Times New Roman" w:eastAsia="Times New Roman" w:hAnsi="Times New Roman" w:cs="Times New Roman"/>
          </w:rPr>
          <w:fldChar w:fldCharType="begin"/>
        </w:r>
        <w:r w:rsidR="000D77FE">
          <w:rPr>
            <w:rFonts w:ascii="Times New Roman" w:eastAsia="Times New Roman" w:hAnsi="Times New Roman" w:cs="Times New Roman"/>
          </w:rPr>
          <w:instrText>HYPERLINK "</w:instrText>
        </w:r>
        <w:r w:rsidR="000D77FE" w:rsidRPr="008513ED">
          <w:rPr>
            <w:rFonts w:ascii="Times New Roman" w:eastAsia="Times New Roman" w:hAnsi="Times New Roman" w:cs="Times New Roman"/>
          </w:rPr>
          <w:instrText>https://theoehrly.github.io/Fast-F1/</w:instrText>
        </w:r>
        <w:r w:rsidR="000D77FE">
          <w:rPr>
            <w:rFonts w:ascii="Times New Roman" w:eastAsia="Times New Roman" w:hAnsi="Times New Roman" w:cs="Times New Roman"/>
          </w:rPr>
          <w:instrText>"</w:instrText>
        </w:r>
        <w:r w:rsidR="000D77FE">
          <w:rPr>
            <w:rFonts w:ascii="Times New Roman" w:eastAsia="Times New Roman" w:hAnsi="Times New Roman" w:cs="Times New Roman"/>
          </w:rPr>
          <w:fldChar w:fldCharType="separate"/>
        </w:r>
        <w:r w:rsidR="000D77FE" w:rsidRPr="00E019EB">
          <w:rPr>
            <w:rStyle w:val="Hyperlink"/>
            <w:rFonts w:ascii="Times New Roman" w:eastAsia="Times New Roman" w:hAnsi="Times New Roman" w:cs="Times New Roman"/>
          </w:rPr>
          <w:t>https://theoehrly.github.io/Fast-F1/</w:t>
        </w:r>
        <w:r w:rsidR="000D77FE">
          <w:rPr>
            <w:rFonts w:ascii="Times New Roman" w:eastAsia="Times New Roman" w:hAnsi="Times New Roman" w:cs="Times New Roman"/>
          </w:rPr>
          <w:fldChar w:fldCharType="end"/>
        </w:r>
        <w:r w:rsidR="000D77FE" w:rsidRPr="008513ED">
          <w:rPr>
            <w:rFonts w:ascii="Times New Roman" w:eastAsia="Times New Roman" w:hAnsi="Times New Roman" w:cs="Times New Roman"/>
          </w:rPr>
          <w:t>)</w:t>
        </w:r>
        <w:r w:rsidR="000D77FE">
          <w:rPr>
            <w:rFonts w:ascii="Times New Roman" w:eastAsia="Times New Roman" w:hAnsi="Times New Roman" w:cs="Times New Roman"/>
          </w:rPr>
          <w:t xml:space="preserve"> has been used as the foundation of this paper. </w:t>
        </w:r>
      </w:ins>
      <w:del w:id="97" w:author="Andrew Estes" w:date="2023-06-25T16:41:00Z">
        <w:r w:rsidR="008513ED" w:rsidRPr="008513ED" w:rsidDel="00DE7EB7">
          <w:rPr>
            <w:rFonts w:ascii="Times New Roman" w:eastAsia="Times New Roman" w:hAnsi="Times New Roman" w:cs="Times New Roman"/>
          </w:rPr>
          <w:delText xml:space="preserve">. </w:delText>
        </w:r>
      </w:del>
      <w:ins w:id="98" w:author="Estes CIV Katherine J" w:date="2023-06-25T09:34:00Z">
        <w:del w:id="99" w:author="Andrew Estes" w:date="2023-06-25T16:41:00Z">
          <w:r w:rsidDel="00DE7EB7">
            <w:rPr>
              <w:rFonts w:ascii="Times New Roman" w:eastAsia="Times New Roman" w:hAnsi="Times New Roman" w:cs="Times New Roman"/>
            </w:rPr>
            <w:delText xml:space="preserve"> </w:delText>
          </w:r>
        </w:del>
      </w:ins>
      <w:del w:id="100" w:author="Andrew Estes" w:date="2023-06-25T16:59:00Z">
        <w:r w:rsidR="008513ED" w:rsidRPr="008513ED" w:rsidDel="000D77FE">
          <w:rPr>
            <w:rFonts w:ascii="Times New Roman" w:eastAsia="Times New Roman" w:hAnsi="Times New Roman" w:cs="Times New Roman"/>
          </w:rPr>
          <w:delText>The background work was used extensively by copying and re-purposing examples using the documentation (https://theoehrly.github.io/Fast-F1/). </w:delText>
        </w:r>
      </w:del>
    </w:p>
    <w:p w14:paraId="476E57D9" w14:textId="3D57B13C" w:rsidR="008513ED" w:rsidRPr="008513ED" w:rsidRDefault="00195970" w:rsidP="000D77FE">
      <w:pPr>
        <w:spacing w:after="0" w:line="480" w:lineRule="auto"/>
        <w:ind w:firstLine="720"/>
        <w:rPr>
          <w:rFonts w:ascii="Times New Roman" w:eastAsia="Times New Roman" w:hAnsi="Times New Roman" w:cs="Times New Roman"/>
        </w:rPr>
        <w:pPrChange w:id="101" w:author="Andrew Estes" w:date="2023-06-25T17:00:00Z">
          <w:pPr>
            <w:spacing w:after="0" w:line="480" w:lineRule="auto"/>
          </w:pPr>
        </w:pPrChange>
      </w:pPr>
      <w:r>
        <w:rPr>
          <w:rFonts w:ascii="Times New Roman" w:eastAsia="Times New Roman" w:hAnsi="Times New Roman" w:cs="Times New Roman"/>
        </w:rPr>
        <w:t>The limited nature of historical data</w:t>
      </w:r>
      <w:r w:rsidR="00AF24B2">
        <w:rPr>
          <w:rFonts w:ascii="Times New Roman" w:eastAsia="Times New Roman" w:hAnsi="Times New Roman" w:cs="Times New Roman"/>
        </w:rPr>
        <w:t xml:space="preserve"> available </w:t>
      </w:r>
      <w:r>
        <w:rPr>
          <w:rFonts w:ascii="Times New Roman" w:eastAsia="Times New Roman" w:hAnsi="Times New Roman" w:cs="Times New Roman"/>
        </w:rPr>
        <w:t xml:space="preserve">restricts the time period for this </w:t>
      </w:r>
      <w:proofErr w:type="gramStart"/>
      <w:r>
        <w:rPr>
          <w:rFonts w:ascii="Times New Roman" w:eastAsia="Times New Roman" w:hAnsi="Times New Roman" w:cs="Times New Roman"/>
        </w:rPr>
        <w:t>study.</w:t>
      </w:r>
      <w:r w:rsidR="008513ED" w:rsidRPr="008513ED">
        <w:rPr>
          <w:rFonts w:ascii="Times New Roman" w:eastAsia="Times New Roman" w:hAnsi="Times New Roman" w:cs="Times New Roman"/>
        </w:rPr>
        <w:t>.</w:t>
      </w:r>
      <w:proofErr w:type="gramEnd"/>
      <w:r w:rsidR="008513ED" w:rsidRPr="008513ED">
        <w:rPr>
          <w:rFonts w:ascii="Times New Roman" w:eastAsia="Times New Roman" w:hAnsi="Times New Roman" w:cs="Times New Roman"/>
        </w:rPr>
        <w:t xml:space="preserve"> Much of the timing data only </w:t>
      </w:r>
      <w:proofErr w:type="gramStart"/>
      <w:r w:rsidR="008513ED" w:rsidRPr="008513ED">
        <w:rPr>
          <w:rFonts w:ascii="Times New Roman" w:eastAsia="Times New Roman" w:hAnsi="Times New Roman" w:cs="Times New Roman"/>
        </w:rPr>
        <w:t>dates back to</w:t>
      </w:r>
      <w:proofErr w:type="gramEnd"/>
      <w:r w:rsidR="008513ED" w:rsidRPr="008513ED">
        <w:rPr>
          <w:rFonts w:ascii="Times New Roman" w:eastAsia="Times New Roman" w:hAnsi="Times New Roman" w:cs="Times New Roman"/>
        </w:rPr>
        <w:t xml:space="preserve"> 2018 as the information </w:t>
      </w:r>
      <w:r w:rsidR="00AF24B2">
        <w:rPr>
          <w:rFonts w:ascii="Times New Roman" w:eastAsia="Times New Roman" w:hAnsi="Times New Roman" w:cs="Times New Roman"/>
        </w:rPr>
        <w:t>is</w:t>
      </w:r>
      <w:r w:rsidR="008513ED" w:rsidRPr="008513ED">
        <w:rPr>
          <w:rFonts w:ascii="Times New Roman" w:eastAsia="Times New Roman" w:hAnsi="Times New Roman" w:cs="Times New Roman"/>
        </w:rPr>
        <w:t xml:space="preserve"> not publicly available for prior years. As such, </w:t>
      </w:r>
      <w:r w:rsidR="00AF24B2">
        <w:rPr>
          <w:rFonts w:ascii="Times New Roman" w:eastAsia="Times New Roman" w:hAnsi="Times New Roman" w:cs="Times New Roman"/>
        </w:rPr>
        <w:t>this study</w:t>
      </w:r>
      <w:del w:id="102" w:author="Estes CIV Katherine J" w:date="2023-06-25T09:48:00Z">
        <w:r w:rsidR="008513ED" w:rsidRPr="008513ED" w:rsidDel="00AF24B2">
          <w:rPr>
            <w:rFonts w:ascii="Times New Roman" w:eastAsia="Times New Roman" w:hAnsi="Times New Roman" w:cs="Times New Roman"/>
          </w:rPr>
          <w:delText>we</w:delText>
        </w:r>
      </w:del>
      <w:r w:rsidR="008513ED" w:rsidRPr="008513ED">
        <w:rPr>
          <w:rFonts w:ascii="Times New Roman" w:eastAsia="Times New Roman" w:hAnsi="Times New Roman" w:cs="Times New Roman"/>
        </w:rPr>
        <w:t xml:space="preserve"> focused on the years beginning in 2018 and ending in 2022. This five-year period provided 103 races from at least 27 different courses. The uniqueness of courses can be obfuscated by country </w:t>
      </w:r>
      <w:r w:rsidR="008513ED" w:rsidRPr="008513ED">
        <w:rPr>
          <w:rFonts w:ascii="Times New Roman" w:eastAsia="Times New Roman" w:hAnsi="Times New Roman" w:cs="Times New Roman"/>
        </w:rPr>
        <w:lastRenderedPageBreak/>
        <w:t>name as some countries can provide multiple courses such as the United States in 2023 with Miami, Las Vegas, and Austin providing courses.</w:t>
      </w:r>
      <w:ins w:id="103" w:author="Andrew Estes" w:date="2023-06-25T17:01:00Z">
        <w:r w:rsidR="000D77FE">
          <w:rPr>
            <w:rFonts w:ascii="Times New Roman" w:eastAsia="Times New Roman" w:hAnsi="Times New Roman" w:cs="Times New Roman"/>
          </w:rPr>
          <w:t xml:space="preserve"> In the analysis, there is not a clear indicator of which track is being used at any given point in time.</w:t>
        </w:r>
        <w:r w:rsidR="000D77FE" w:rsidRPr="008513ED" w:rsidDel="000D77FE">
          <w:rPr>
            <w:rFonts w:ascii="Times New Roman" w:eastAsia="Times New Roman" w:hAnsi="Times New Roman" w:cs="Times New Roman"/>
          </w:rPr>
          <w:t xml:space="preserve"> </w:t>
        </w:r>
      </w:ins>
      <w:del w:id="104" w:author="Andrew Estes" w:date="2023-06-25T17:01:00Z">
        <w:r w:rsidR="008513ED" w:rsidRPr="008513ED" w:rsidDel="000D77FE">
          <w:rPr>
            <w:rFonts w:ascii="Times New Roman" w:eastAsia="Times New Roman" w:hAnsi="Times New Roman" w:cs="Times New Roman"/>
          </w:rPr>
          <w:delText> </w:delText>
        </w:r>
      </w:del>
    </w:p>
    <w:p w14:paraId="0DE49934" w14:textId="76832312" w:rsidR="00AF24B2" w:rsidRDefault="008513ED" w:rsidP="000D77FE">
      <w:pPr>
        <w:spacing w:after="0" w:line="480" w:lineRule="auto"/>
        <w:ind w:firstLine="720"/>
        <w:rPr>
          <w:ins w:id="105" w:author="Estes CIV Katherine J" w:date="2023-06-25T09:55:00Z"/>
          <w:rFonts w:ascii="Times New Roman" w:eastAsia="Times New Roman" w:hAnsi="Times New Roman" w:cs="Times New Roman"/>
        </w:rPr>
        <w:pPrChange w:id="106" w:author="Andrew Estes" w:date="2023-06-25T17:01:00Z">
          <w:pPr>
            <w:spacing w:after="0" w:line="480" w:lineRule="auto"/>
          </w:pPr>
        </w:pPrChange>
      </w:pPr>
      <w:del w:id="107" w:author="Andrew Estes" w:date="2023-06-25T16:41:00Z">
        <w:r w:rsidRPr="008513ED" w:rsidDel="00DE7EB7">
          <w:rPr>
            <w:rFonts w:ascii="Times New Roman" w:eastAsia="Times New Roman" w:hAnsi="Times New Roman" w:cs="Times New Roman"/>
          </w:rPr>
          <w:delText xml:space="preserve">. </w:delText>
        </w:r>
      </w:del>
      <w:ins w:id="108" w:author="Estes CIV Katherine J" w:date="2023-06-25T09:51:00Z">
        <w:del w:id="109" w:author="Andrew Estes" w:date="2023-06-25T16:41:00Z">
          <w:r w:rsidR="00AF24B2" w:rsidDel="00DE7EB7">
            <w:rPr>
              <w:rFonts w:ascii="Times New Roman" w:eastAsia="Times New Roman" w:hAnsi="Times New Roman" w:cs="Times New Roman"/>
            </w:rPr>
            <w:delText xml:space="preserve"> </w:delText>
          </w:r>
        </w:del>
      </w:ins>
      <w:ins w:id="110" w:author="Andrew Estes" w:date="2023-06-25T16:41:00Z">
        <w:r w:rsidR="00DE7EB7">
          <w:rPr>
            <w:rFonts w:ascii="Times New Roman" w:eastAsia="Times New Roman" w:hAnsi="Times New Roman" w:cs="Times New Roman"/>
          </w:rPr>
          <w:t xml:space="preserve">. </w:t>
        </w:r>
      </w:ins>
      <w:r w:rsidR="00AF24B2">
        <w:rPr>
          <w:rFonts w:ascii="Times New Roman" w:eastAsia="Times New Roman" w:hAnsi="Times New Roman" w:cs="Times New Roman"/>
        </w:rPr>
        <w:t xml:space="preserve">Looking at these races, and acknowledging previous studies found car construction differences account for </w:t>
      </w:r>
      <w:r w:rsidRPr="008513ED">
        <w:rPr>
          <w:rFonts w:ascii="Times New Roman" w:eastAsia="Times New Roman" w:hAnsi="Times New Roman" w:cs="Times New Roman"/>
        </w:rPr>
        <w:t>86% of</w:t>
      </w:r>
      <w:r w:rsidR="00AF24B2">
        <w:rPr>
          <w:rFonts w:ascii="Times New Roman" w:eastAsia="Times New Roman" w:hAnsi="Times New Roman" w:cs="Times New Roman"/>
        </w:rPr>
        <w:t xml:space="preserve"> the race results</w:t>
      </w:r>
      <w:r w:rsidRPr="008513ED">
        <w:rPr>
          <w:rFonts w:ascii="Times New Roman" w:eastAsia="Times New Roman" w:hAnsi="Times New Roman" w:cs="Times New Roman"/>
        </w:rPr>
        <w:t>, th</w:t>
      </w:r>
      <w:r w:rsidR="00AF24B2">
        <w:rPr>
          <w:rFonts w:ascii="Times New Roman" w:eastAsia="Times New Roman" w:hAnsi="Times New Roman" w:cs="Times New Roman"/>
        </w:rPr>
        <w:t xml:space="preserve">is study sought to examine another factor which might </w:t>
      </w:r>
      <w:r w:rsidRPr="008513ED">
        <w:rPr>
          <w:rFonts w:ascii="Times New Roman" w:eastAsia="Times New Roman" w:hAnsi="Times New Roman" w:cs="Times New Roman"/>
        </w:rPr>
        <w:t xml:space="preserve">affect the outcome of a race. Once the race starts there is no ability to change the driver or make modifications to the engine. </w:t>
      </w:r>
      <w:ins w:id="111" w:author="Andrew Estes" w:date="2023-06-25T17:04:00Z">
        <w:r w:rsidR="000D77FE">
          <w:rPr>
            <w:rFonts w:ascii="Times New Roman" w:eastAsia="Times New Roman" w:hAnsi="Times New Roman" w:cs="Times New Roman"/>
          </w:rPr>
          <w:t>The only possible controllable change once the race starts is the decision to make a pit stop.</w:t>
        </w:r>
      </w:ins>
    </w:p>
    <w:p w14:paraId="6F2D0821" w14:textId="2C21E50B" w:rsidR="008513ED" w:rsidRPr="008513ED" w:rsidDel="000D77FE" w:rsidRDefault="008513ED" w:rsidP="000D77FE">
      <w:pPr>
        <w:spacing w:after="0" w:line="480" w:lineRule="auto"/>
        <w:rPr>
          <w:del w:id="112" w:author="Andrew Estes" w:date="2023-06-25T17:03:00Z"/>
          <w:rFonts w:ascii="Times New Roman" w:eastAsia="Times New Roman" w:hAnsi="Times New Roman" w:cs="Times New Roman"/>
        </w:rPr>
      </w:pPr>
      <w:del w:id="113" w:author="Andrew Estes" w:date="2023-06-25T17:04:00Z">
        <w:r w:rsidRPr="008513ED" w:rsidDel="000D77FE">
          <w:rPr>
            <w:rFonts w:ascii="Times New Roman" w:eastAsia="Times New Roman" w:hAnsi="Times New Roman" w:cs="Times New Roman"/>
          </w:rPr>
          <w:delText>The most significant impact to the race after it starts concerns pit stops</w:delText>
        </w:r>
      </w:del>
      <w:ins w:id="114" w:author="Estes CIV Katherine J" w:date="2023-06-25T09:55:00Z">
        <w:del w:id="115" w:author="Andrew Estes" w:date="2023-06-25T16:41:00Z">
          <w:r w:rsidR="00AF24B2" w:rsidDel="00DE7EB7">
            <w:rPr>
              <w:rFonts w:ascii="Times New Roman" w:eastAsia="Times New Roman" w:hAnsi="Times New Roman" w:cs="Times New Roman"/>
            </w:rPr>
            <w:delText xml:space="preserve">.  </w:delText>
          </w:r>
        </w:del>
      </w:ins>
      <w:r w:rsidR="00AF24B2">
        <w:rPr>
          <w:rFonts w:ascii="Times New Roman" w:eastAsia="Times New Roman" w:hAnsi="Times New Roman" w:cs="Times New Roman"/>
        </w:rPr>
        <w:t>Drivers perform pit stops to change tires</w:t>
      </w:r>
      <w:del w:id="116" w:author="Andrew Estes" w:date="2023-06-25T17:02:00Z">
        <w:r w:rsidR="00AF24B2" w:rsidDel="000D77FE">
          <w:rPr>
            <w:rFonts w:ascii="Times New Roman" w:eastAsia="Times New Roman" w:hAnsi="Times New Roman" w:cs="Times New Roman"/>
          </w:rPr>
          <w:delText xml:space="preserve"> (is that all they do)</w:delText>
        </w:r>
      </w:del>
      <w:del w:id="117" w:author="Andrew Estes" w:date="2023-06-25T16:41:00Z">
        <w:r w:rsidR="00AF24B2" w:rsidDel="00DE7EB7">
          <w:rPr>
            <w:rFonts w:ascii="Times New Roman" w:eastAsia="Times New Roman" w:hAnsi="Times New Roman" w:cs="Times New Roman"/>
          </w:rPr>
          <w:delText xml:space="preserve">.  </w:delText>
        </w:r>
      </w:del>
      <w:ins w:id="118" w:author="Andrew Estes" w:date="2023-06-25T16:41:00Z">
        <w:r w:rsidR="00DE7EB7">
          <w:rPr>
            <w:rFonts w:ascii="Times New Roman" w:eastAsia="Times New Roman" w:hAnsi="Times New Roman" w:cs="Times New Roman"/>
          </w:rPr>
          <w:t xml:space="preserve">. </w:t>
        </w:r>
      </w:ins>
      <w:proofErr w:type="gramStart"/>
      <w:r w:rsidR="00AF24B2">
        <w:rPr>
          <w:rFonts w:ascii="Times New Roman" w:eastAsia="Times New Roman" w:hAnsi="Times New Roman" w:cs="Times New Roman"/>
        </w:rPr>
        <w:t>Timing</w:t>
      </w:r>
      <w:proofErr w:type="gramEnd"/>
      <w:r w:rsidR="00AF24B2">
        <w:rPr>
          <w:rFonts w:ascii="Times New Roman" w:eastAsia="Times New Roman" w:hAnsi="Times New Roman" w:cs="Times New Roman"/>
        </w:rPr>
        <w:t xml:space="preserve"> of the pit </w:t>
      </w:r>
      <w:proofErr w:type="gramStart"/>
      <w:r w:rsidR="00AF24B2">
        <w:rPr>
          <w:rFonts w:ascii="Times New Roman" w:eastAsia="Times New Roman" w:hAnsi="Times New Roman" w:cs="Times New Roman"/>
        </w:rPr>
        <w:t>stop</w:t>
      </w:r>
      <w:proofErr w:type="gramEnd"/>
      <w:r w:rsidR="00AF24B2">
        <w:rPr>
          <w:rFonts w:ascii="Times New Roman" w:eastAsia="Times New Roman" w:hAnsi="Times New Roman" w:cs="Times New Roman"/>
        </w:rPr>
        <w:t xml:space="preserve"> and the type of tires utilized on the car </w:t>
      </w:r>
      <w:r w:rsidR="0087303F">
        <w:rPr>
          <w:rFonts w:ascii="Times New Roman" w:eastAsia="Times New Roman" w:hAnsi="Times New Roman" w:cs="Times New Roman"/>
        </w:rPr>
        <w:t xml:space="preserve">both play a significant role in racing. </w:t>
      </w:r>
      <w:ins w:id="119" w:author="Andrew Estes" w:date="2023-06-25T17:03:00Z">
        <w:r w:rsidR="000D77FE">
          <w:rPr>
            <w:rFonts w:ascii="Times New Roman" w:eastAsia="Times New Roman" w:hAnsi="Times New Roman" w:cs="Times New Roman"/>
          </w:rPr>
          <w:t xml:space="preserve"> </w:t>
        </w:r>
      </w:ins>
      <w:del w:id="120" w:author="Andrew Estes" w:date="2023-06-25T17:03:00Z">
        <w:r w:rsidR="0087303F" w:rsidDel="000D77FE">
          <w:rPr>
            <w:rFonts w:ascii="Times New Roman" w:eastAsia="Times New Roman" w:hAnsi="Times New Roman" w:cs="Times New Roman"/>
          </w:rPr>
          <w:delText xml:space="preserve"> </w:delText>
        </w:r>
      </w:del>
      <w:del w:id="121" w:author="Andrew Estes" w:date="2023-06-25T16:41:00Z">
        <w:r w:rsidRPr="008513ED" w:rsidDel="00DE7EB7">
          <w:rPr>
            <w:rFonts w:ascii="Times New Roman" w:eastAsia="Times New Roman" w:hAnsi="Times New Roman" w:cs="Times New Roman"/>
          </w:rPr>
          <w:delText>.  </w:delText>
        </w:r>
      </w:del>
    </w:p>
    <w:p w14:paraId="2D9DD433" w14:textId="27183B18" w:rsidR="008513ED" w:rsidRPr="008513ED" w:rsidRDefault="008513ED" w:rsidP="000D77FE">
      <w:pPr>
        <w:spacing w:after="0" w:line="480" w:lineRule="auto"/>
        <w:ind w:firstLine="720"/>
        <w:rPr>
          <w:rFonts w:ascii="Times New Roman" w:eastAsia="Times New Roman" w:hAnsi="Times New Roman" w:cs="Times New Roman"/>
        </w:rPr>
        <w:pPrChange w:id="122" w:author="Andrew Estes" w:date="2023-06-25T17:03:00Z">
          <w:pPr>
            <w:spacing w:after="0" w:line="480" w:lineRule="auto"/>
          </w:pPr>
        </w:pPrChange>
      </w:pPr>
      <w:r w:rsidRPr="008513ED">
        <w:rPr>
          <w:rFonts w:ascii="Times New Roman" w:eastAsia="Times New Roman" w:hAnsi="Times New Roman" w:cs="Times New Roman"/>
        </w:rPr>
        <w:t>Deciding what tires to put on the car is an optimization problem that has not yet been</w:t>
      </w:r>
      <w:del w:id="123" w:author="Andrew Estes" w:date="2023-06-25T17:05:00Z">
        <w:r w:rsidRPr="008513ED" w:rsidDel="000D77FE">
          <w:rPr>
            <w:rFonts w:ascii="Times New Roman" w:eastAsia="Times New Roman" w:hAnsi="Times New Roman" w:cs="Times New Roman"/>
          </w:rPr>
          <w:delText xml:space="preserve"> solved in certain situations and has been fully solved in other instances, such as when all </w:delText>
        </w:r>
        <w:r w:rsidR="00B9560F" w:rsidDel="000D77FE">
          <w:rPr>
            <w:rFonts w:ascii="Times New Roman" w:eastAsia="Times New Roman" w:hAnsi="Times New Roman" w:cs="Times New Roman"/>
          </w:rPr>
          <w:delText>twenty</w:delText>
        </w:r>
        <w:r w:rsidRPr="008513ED" w:rsidDel="000D77FE">
          <w:rPr>
            <w:rFonts w:ascii="Times New Roman" w:eastAsia="Times New Roman" w:hAnsi="Times New Roman" w:cs="Times New Roman"/>
          </w:rPr>
          <w:delText xml:space="preserve"> drivers use the same tire</w:delText>
        </w:r>
        <w:r w:rsidR="00B9560F" w:rsidDel="000D77FE">
          <w:rPr>
            <w:rFonts w:ascii="Times New Roman" w:eastAsia="Times New Roman" w:hAnsi="Times New Roman" w:cs="Times New Roman"/>
          </w:rPr>
          <w:delText xml:space="preserve"> </w:delText>
        </w:r>
        <w:r w:rsidRPr="008513ED" w:rsidDel="000D77FE">
          <w:rPr>
            <w:rFonts w:ascii="Times New Roman" w:eastAsia="Times New Roman" w:hAnsi="Times New Roman" w:cs="Times New Roman"/>
          </w:rPr>
          <w:delText>type</w:delText>
        </w:r>
      </w:del>
      <w:r w:rsidRPr="008513ED">
        <w:rPr>
          <w:rFonts w:ascii="Times New Roman" w:eastAsia="Times New Roman" w:hAnsi="Times New Roman" w:cs="Times New Roman"/>
        </w:rPr>
        <w:t xml:space="preserve">. </w:t>
      </w:r>
      <w:r w:rsidR="0087303F">
        <w:rPr>
          <w:rFonts w:ascii="Times New Roman" w:eastAsia="Times New Roman" w:hAnsi="Times New Roman" w:cs="Times New Roman"/>
        </w:rPr>
        <w:t>This study does not attempt</w:t>
      </w:r>
      <w:del w:id="124" w:author="Andrew Estes" w:date="2023-06-25T17:03:00Z">
        <w:r w:rsidRPr="008513ED" w:rsidDel="000D77FE">
          <w:rPr>
            <w:rFonts w:ascii="Times New Roman" w:eastAsia="Times New Roman" w:hAnsi="Times New Roman" w:cs="Times New Roman"/>
          </w:rPr>
          <w:delText>W</w:delText>
        </w:r>
      </w:del>
      <w:r w:rsidRPr="008513ED">
        <w:rPr>
          <w:rFonts w:ascii="Times New Roman" w:eastAsia="Times New Roman" w:hAnsi="Times New Roman" w:cs="Times New Roman"/>
        </w:rPr>
        <w:t xml:space="preserve"> to optimize the tire decision</w:t>
      </w:r>
      <w:r w:rsidR="0087303F">
        <w:rPr>
          <w:rFonts w:ascii="Times New Roman" w:eastAsia="Times New Roman" w:hAnsi="Times New Roman" w:cs="Times New Roman"/>
        </w:rPr>
        <w:t>, but rather focuses on whether the need for a pit stop at all may be predicted using a Bayesian Equilibrium analytic model.</w:t>
      </w:r>
      <w:del w:id="125" w:author="Andrew Estes" w:date="2023-06-25T17:03:00Z">
        <w:r w:rsidRPr="008513ED" w:rsidDel="000D77FE">
          <w:rPr>
            <w:rFonts w:ascii="Times New Roman" w:eastAsia="Times New Roman" w:hAnsi="Times New Roman" w:cs="Times New Roman"/>
          </w:rPr>
          <w:delText>;</w:delText>
        </w:r>
      </w:del>
      <w:r w:rsidRPr="008513ED">
        <w:rPr>
          <w:rFonts w:ascii="Times New Roman" w:eastAsia="Times New Roman" w:hAnsi="Times New Roman" w:cs="Times New Roman"/>
        </w:rPr>
        <w:t xml:space="preserve">. The idea stemmed from Bruce Bueno de Mesquita’s book The </w:t>
      </w:r>
      <w:proofErr w:type="spellStart"/>
      <w:r w:rsidRPr="008513ED">
        <w:rPr>
          <w:rFonts w:ascii="Times New Roman" w:eastAsia="Times New Roman" w:hAnsi="Times New Roman" w:cs="Times New Roman"/>
        </w:rPr>
        <w:t>Predictioneer’s</w:t>
      </w:r>
      <w:proofErr w:type="spellEnd"/>
      <w:r w:rsidRPr="008513ED">
        <w:rPr>
          <w:rFonts w:ascii="Times New Roman" w:eastAsia="Times New Roman" w:hAnsi="Times New Roman" w:cs="Times New Roman"/>
        </w:rPr>
        <w:t xml:space="preserve"> Game (2010) </w:t>
      </w:r>
      <w:r w:rsidR="0087303F">
        <w:rPr>
          <w:rFonts w:ascii="Times New Roman" w:eastAsia="Times New Roman" w:hAnsi="Times New Roman" w:cs="Times New Roman"/>
        </w:rPr>
        <w:t>in which</w:t>
      </w:r>
      <w:del w:id="126" w:author="Estes CIV Katherine J" w:date="2023-06-25T10:01:00Z">
        <w:r w:rsidRPr="008513ED" w:rsidDel="0087303F">
          <w:rPr>
            <w:rFonts w:ascii="Times New Roman" w:eastAsia="Times New Roman" w:hAnsi="Times New Roman" w:cs="Times New Roman"/>
          </w:rPr>
          <w:delText>where</w:delText>
        </w:r>
      </w:del>
      <w:r w:rsidRPr="008513ED">
        <w:rPr>
          <w:rFonts w:ascii="Times New Roman" w:eastAsia="Times New Roman" w:hAnsi="Times New Roman" w:cs="Times New Roman"/>
        </w:rPr>
        <w:t xml:space="preserve"> he discusses his prediction of political policies individuals will institute.</w:t>
      </w:r>
    </w:p>
    <w:p w14:paraId="43B213E9" w14:textId="2BC07F01" w:rsidR="0087303F" w:rsidRDefault="0087303F" w:rsidP="008513ED">
      <w:pPr>
        <w:spacing w:after="0" w:line="480" w:lineRule="auto"/>
        <w:rPr>
          <w:ins w:id="127" w:author="Estes CIV Katherine J" w:date="2023-06-25T10:03:00Z"/>
          <w:rFonts w:ascii="Times New Roman" w:eastAsia="Times New Roman" w:hAnsi="Times New Roman" w:cs="Times New Roman"/>
        </w:rPr>
      </w:pPr>
      <w:ins w:id="128" w:author="Estes CIV Katherine J" w:date="2023-06-25T10:02:00Z">
        <w:del w:id="129" w:author="Andrew Estes" w:date="2023-06-25T17:06:00Z">
          <w:r w:rsidDel="000D77FE">
            <w:rPr>
              <w:rFonts w:ascii="Times New Roman" w:eastAsia="Times New Roman" w:hAnsi="Times New Roman" w:cs="Times New Roman"/>
            </w:rPr>
            <w:delText xml:space="preserve">Could a study similarly predict when an F1 team would make a pit stop?  </w:delText>
          </w:r>
        </w:del>
      </w:ins>
      <w:ins w:id="130" w:author="Andrew Estes" w:date="2023-06-25T17:06:00Z">
        <w:r w:rsidR="000D77FE">
          <w:rPr>
            <w:rFonts w:ascii="Times New Roman" w:eastAsia="Times New Roman" w:hAnsi="Times New Roman" w:cs="Times New Roman"/>
          </w:rPr>
          <w:t>=</w:t>
        </w:r>
      </w:ins>
    </w:p>
    <w:p w14:paraId="1AE265E5" w14:textId="4CC88563" w:rsidR="008513ED" w:rsidRPr="008513ED" w:rsidRDefault="00B9560F" w:rsidP="000D77FE">
      <w:pPr>
        <w:spacing w:after="0" w:line="480" w:lineRule="auto"/>
        <w:ind w:firstLine="720"/>
        <w:rPr>
          <w:rFonts w:ascii="Times New Roman" w:eastAsia="Times New Roman" w:hAnsi="Times New Roman" w:cs="Times New Roman"/>
        </w:rPr>
        <w:pPrChange w:id="131" w:author="Andrew Estes" w:date="2023-06-25T17:06:00Z">
          <w:pPr>
            <w:spacing w:after="0" w:line="480" w:lineRule="auto"/>
          </w:pPr>
        </w:pPrChange>
      </w:pPr>
      <w:r>
        <w:rPr>
          <w:rFonts w:ascii="Times New Roman" w:eastAsia="Times New Roman" w:hAnsi="Times New Roman" w:cs="Times New Roman"/>
        </w:rPr>
        <w:t>We first wanted to look at the distribution of discrete data, comparing laps driv</w:t>
      </w:r>
      <w:r w:rsidR="008513ED" w:rsidRPr="008513ED">
        <w:rPr>
          <w:rFonts w:ascii="Times New Roman" w:eastAsia="Times New Roman" w:hAnsi="Times New Roman" w:cs="Times New Roman"/>
        </w:rPr>
        <w:t xml:space="preserve">en before making a pit stop;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how </w:t>
      </w:r>
      <w:proofErr w:type="spellStart"/>
      <w:r w:rsidRPr="008513ED">
        <w:rPr>
          <w:rFonts w:ascii="Times New Roman" w:eastAsia="Times New Roman" w:hAnsi="Times New Roman" w:cs="Times New Roman"/>
        </w:rPr>
        <w:t>Chimka</w:t>
      </w:r>
      <w:proofErr w:type="spellEnd"/>
      <w:r w:rsidRPr="008513ED">
        <w:rPr>
          <w:rFonts w:ascii="Times New Roman" w:eastAsia="Times New Roman" w:hAnsi="Times New Roman" w:cs="Times New Roman"/>
        </w:rPr>
        <w:t xml:space="preserve"> and </w:t>
      </w:r>
      <w:proofErr w:type="spellStart"/>
      <w:r w:rsidRPr="008513ED">
        <w:rPr>
          <w:rFonts w:ascii="Times New Roman" w:eastAsia="Times New Roman" w:hAnsi="Times New Roman" w:cs="Times New Roman"/>
        </w:rPr>
        <w:t>Talafuse</w:t>
      </w:r>
      <w:proofErr w:type="spellEnd"/>
      <w:r w:rsidRPr="008513ED">
        <w:rPr>
          <w:rFonts w:ascii="Times New Roman" w:eastAsia="Times New Roman" w:hAnsi="Times New Roman" w:cs="Times New Roman"/>
        </w:rPr>
        <w:t xml:space="preserve"> (2016)</w:t>
      </w:r>
      <w:r>
        <w:rPr>
          <w:rFonts w:ascii="Times New Roman" w:eastAsia="Times New Roman" w:hAnsi="Times New Roman" w:cs="Times New Roman"/>
        </w:rPr>
        <w:t xml:space="preserve"> used a Poisson Regression to </w:t>
      </w:r>
      <w:r w:rsidR="008513ED" w:rsidRPr="008513ED">
        <w:rPr>
          <w:rFonts w:ascii="Times New Roman" w:eastAsia="Times New Roman" w:hAnsi="Times New Roman" w:cs="Times New Roman"/>
        </w:rPr>
        <w:t>compare golf strokes hit before making it in the hole. </w:t>
      </w:r>
    </w:p>
    <w:p w14:paraId="7A6BD2F6" w14:textId="4384458E" w:rsidR="008513ED" w:rsidRPr="008513ED" w:rsidRDefault="008513ED" w:rsidP="008513ED">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lastRenderedPageBreak/>
        <w:drawing>
          <wp:inline distT="0" distB="0" distL="0" distR="0" wp14:anchorId="0048A9C5" wp14:editId="195A97F5">
            <wp:extent cx="5943600" cy="2811780"/>
            <wp:effectExtent l="0" t="0" r="0" b="762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1589203B" w14:textId="77777777" w:rsidR="008513ED" w:rsidRPr="008513ED" w:rsidRDefault="008513ED" w:rsidP="008513ED">
      <w:pPr>
        <w:spacing w:after="0" w:line="240" w:lineRule="auto"/>
        <w:rPr>
          <w:rFonts w:ascii="Times New Roman" w:eastAsia="Times New Roman" w:hAnsi="Times New Roman" w:cs="Times New Roman"/>
        </w:rPr>
      </w:pPr>
    </w:p>
    <w:p w14:paraId="48A62A76" w14:textId="1982CAF0" w:rsidR="008513ED" w:rsidRPr="008513ED" w:rsidRDefault="008513ED" w:rsidP="008513ED">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7EA5890F" wp14:editId="574552B5">
            <wp:extent cx="5943600" cy="2926080"/>
            <wp:effectExtent l="0" t="0" r="0" b="762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29B7BF18" w14:textId="77777777" w:rsidR="008513ED" w:rsidRPr="008513ED" w:rsidRDefault="008513ED" w:rsidP="000D77FE">
      <w:pPr>
        <w:spacing w:after="0" w:line="480" w:lineRule="auto"/>
        <w:ind w:firstLine="720"/>
        <w:rPr>
          <w:rFonts w:ascii="Times New Roman" w:eastAsia="Times New Roman" w:hAnsi="Times New Roman" w:cs="Times New Roman"/>
        </w:rPr>
        <w:pPrChange w:id="132" w:author="Andrew Estes" w:date="2023-06-25T17:06:00Z">
          <w:pPr>
            <w:spacing w:after="0" w:line="480" w:lineRule="auto"/>
          </w:pPr>
        </w:pPrChange>
      </w:pPr>
      <w:r w:rsidRPr="008513ED">
        <w:rPr>
          <w:rFonts w:ascii="Times New Roman" w:eastAsia="Times New Roman" w:hAnsi="Times New Roman" w:cs="Times New Roman"/>
        </w:rPr>
        <w:t>Solving for Bayesian Equilibrium requires the use of Python and R to extract, manipulate, and visualize the data. We have global variables, local variables, and random shocks. The choice to utilize Bayesian statistics can be answered using the list provided by Santos et al. (2018) such as the incorporation of prior beliefs, probabilistic estimates, and updating the likelihood lap-after-lap. </w:t>
      </w:r>
    </w:p>
    <w:p w14:paraId="092AC77A" w14:textId="1ECD6588" w:rsidR="008513ED" w:rsidRPr="008513ED" w:rsidRDefault="008513ED" w:rsidP="008513ED">
      <w:pPr>
        <w:spacing w:after="0" w:line="48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Tulabadin</w:t>
      </w:r>
      <w:proofErr w:type="spellEnd"/>
      <w:r w:rsidRPr="008513ED">
        <w:rPr>
          <w:rFonts w:ascii="Times New Roman" w:eastAsia="Times New Roman" w:hAnsi="Times New Roman" w:cs="Times New Roman"/>
        </w:rPr>
        <w:t xml:space="preserve"> and Rudin (2014) performed a similar analysis on NASCAR races. They found that machine learning algorithms such as ridge regression, SVR, LASSO, and random forests are significantly predictive. Their question concerned tire optimization</w:t>
      </w:r>
      <w:r w:rsidR="0087303F">
        <w:rPr>
          <w:rFonts w:ascii="Times New Roman" w:eastAsia="Times New Roman" w:hAnsi="Times New Roman" w:cs="Times New Roman"/>
        </w:rPr>
        <w:t xml:space="preserve"> in NASCAR racing</w:t>
      </w:r>
      <w:r w:rsidR="00D26D71">
        <w:rPr>
          <w:rFonts w:ascii="Times New Roman" w:eastAsia="Times New Roman" w:hAnsi="Times New Roman" w:cs="Times New Roman"/>
        </w:rPr>
        <w:t xml:space="preserve">, comparing whether it was </w:t>
      </w:r>
      <w:r w:rsidR="00D26D71">
        <w:rPr>
          <w:rFonts w:ascii="Times New Roman" w:eastAsia="Times New Roman" w:hAnsi="Times New Roman" w:cs="Times New Roman"/>
        </w:rPr>
        <w:lastRenderedPageBreak/>
        <w:t>better to change all four tires or just two.</w:t>
      </w:r>
      <w:r w:rsidRPr="008513ED">
        <w:rPr>
          <w:rFonts w:ascii="Times New Roman" w:eastAsia="Times New Roman" w:hAnsi="Times New Roman" w:cs="Times New Roman"/>
        </w:rPr>
        <w:t xml:space="preserve"> In Formula1, all </w:t>
      </w:r>
      <w:r w:rsidR="00B9560F">
        <w:rPr>
          <w:rFonts w:ascii="Times New Roman" w:eastAsia="Times New Roman" w:hAnsi="Times New Roman" w:cs="Times New Roman"/>
        </w:rPr>
        <w:t>four</w:t>
      </w:r>
      <w:r w:rsidRPr="008513ED">
        <w:rPr>
          <w:rFonts w:ascii="Times New Roman" w:eastAsia="Times New Roman" w:hAnsi="Times New Roman" w:cs="Times New Roman"/>
        </w:rPr>
        <w:t xml:space="preserve"> tires must be changed at the same time but there is variability as to the type of tire used as there are six variations (Pirelli).</w:t>
      </w:r>
    </w:p>
    <w:p w14:paraId="493338EF" w14:textId="49BFEC5A" w:rsidR="008513ED" w:rsidRPr="008513ED" w:rsidRDefault="008513ED" w:rsidP="000D77FE">
      <w:pPr>
        <w:spacing w:after="0" w:line="480" w:lineRule="auto"/>
        <w:ind w:firstLine="720"/>
        <w:rPr>
          <w:rFonts w:ascii="Times New Roman" w:eastAsia="Times New Roman" w:hAnsi="Times New Roman" w:cs="Times New Roman"/>
        </w:rPr>
        <w:pPrChange w:id="133" w:author="Andrew Estes" w:date="2023-06-25T17:07:00Z">
          <w:pPr>
            <w:spacing w:after="0" w:line="480" w:lineRule="auto"/>
          </w:pPr>
        </w:pPrChange>
      </w:pPr>
      <w:r w:rsidRPr="008513ED">
        <w:rPr>
          <w:rFonts w:ascii="Times New Roman" w:eastAsia="Times New Roman" w:hAnsi="Times New Roman" w:cs="Times New Roman"/>
        </w:rPr>
        <w:t>We have already discussed the importance of geography, yet the incapability of incorporating it into our analysis</w:t>
      </w:r>
      <w:del w:id="134" w:author="Andrew Estes" w:date="2023-06-25T16:41:00Z">
        <w:r w:rsidRPr="008513ED" w:rsidDel="00DE7EB7">
          <w:rPr>
            <w:rFonts w:ascii="Times New Roman" w:eastAsia="Times New Roman" w:hAnsi="Times New Roman" w:cs="Times New Roman"/>
          </w:rPr>
          <w:delText xml:space="preserve">. </w:delText>
        </w:r>
      </w:del>
      <w:ins w:id="135" w:author="Estes CIV Katherine J" w:date="2023-06-25T10:07:00Z">
        <w:del w:id="136" w:author="Andrew Estes" w:date="2023-06-25T16:41:00Z">
          <w:r w:rsidR="00D26D71" w:rsidDel="00DE7EB7">
            <w:rPr>
              <w:rFonts w:ascii="Times New Roman" w:eastAsia="Times New Roman" w:hAnsi="Times New Roman" w:cs="Times New Roman"/>
            </w:rPr>
            <w:delText xml:space="preserve"> </w:delText>
          </w:r>
        </w:del>
      </w:ins>
      <w:ins w:id="137" w:author="Andrew Estes" w:date="2023-06-25T16:41:00Z">
        <w:r w:rsidR="00DE7EB7">
          <w:rPr>
            <w:rFonts w:ascii="Times New Roman" w:eastAsia="Times New Roman" w:hAnsi="Times New Roman" w:cs="Times New Roman"/>
          </w:rPr>
          <w:t xml:space="preserve">. </w:t>
        </w:r>
      </w:ins>
      <w:r w:rsidR="00D26D71">
        <w:rPr>
          <w:rFonts w:ascii="Times New Roman" w:eastAsia="Times New Roman" w:hAnsi="Times New Roman" w:cs="Times New Roman"/>
        </w:rPr>
        <w:t xml:space="preserve">The </w:t>
      </w:r>
      <w:del w:id="138" w:author="Andrew Estes" w:date="2023-06-25T17:07:00Z">
        <w:r w:rsidR="00D26D71" w:rsidDel="000D77FE">
          <w:rPr>
            <w:rFonts w:ascii="Times New Roman" w:eastAsia="Times New Roman" w:hAnsi="Times New Roman" w:cs="Times New Roman"/>
          </w:rPr>
          <w:delText xml:space="preserve">number of </w:delText>
        </w:r>
      </w:del>
      <w:r w:rsidR="00D26D71">
        <w:rPr>
          <w:rFonts w:ascii="Times New Roman" w:eastAsia="Times New Roman" w:hAnsi="Times New Roman" w:cs="Times New Roman"/>
        </w:rPr>
        <w:t xml:space="preserve">personnel involved with the pit stop is similarly difficult to factor into the </w:t>
      </w:r>
      <w:proofErr w:type="gramStart"/>
      <w:r w:rsidR="00D26D71">
        <w:rPr>
          <w:rFonts w:ascii="Times New Roman" w:eastAsia="Times New Roman" w:hAnsi="Times New Roman" w:cs="Times New Roman"/>
        </w:rPr>
        <w:t>study.</w:t>
      </w:r>
      <w:r w:rsidRPr="008513ED">
        <w:rPr>
          <w:rFonts w:ascii="Times New Roman" w:eastAsia="Times New Roman" w:hAnsi="Times New Roman" w:cs="Times New Roman"/>
        </w:rPr>
        <w:t>.</w:t>
      </w:r>
      <w:proofErr w:type="gramEnd"/>
      <w:r w:rsidRPr="008513ED">
        <w:rPr>
          <w:rFonts w:ascii="Times New Roman" w:eastAsia="Times New Roman" w:hAnsi="Times New Roman" w:cs="Times New Roman"/>
        </w:rPr>
        <w:t xml:space="preserve"> Each team has </w:t>
      </w:r>
      <w:ins w:id="139" w:author="Estes CIV Katherine J" w:date="2023-06-25T10:08:00Z">
        <w:del w:id="140" w:author="Andrew Estes" w:date="2023-06-25T17:07:00Z">
          <w:r w:rsidR="00D26D71" w:rsidDel="000D77FE">
            <w:rPr>
              <w:rFonts w:ascii="Times New Roman" w:eastAsia="Times New Roman" w:hAnsi="Times New Roman" w:cs="Times New Roman"/>
            </w:rPr>
            <w:delText xml:space="preserve">up to </w:delText>
          </w:r>
        </w:del>
      </w:ins>
      <w:r w:rsidRPr="008513ED">
        <w:rPr>
          <w:rFonts w:ascii="Times New Roman" w:eastAsia="Times New Roman" w:hAnsi="Times New Roman" w:cs="Times New Roman"/>
        </w:rPr>
        <w:t>twenty mechanics who partake in the pitstop</w:t>
      </w:r>
      <w:del w:id="141" w:author="Andrew Estes" w:date="2023-06-25T16:41:00Z">
        <w:r w:rsidRPr="008513ED" w:rsidDel="00DE7EB7">
          <w:rPr>
            <w:rFonts w:ascii="Times New Roman" w:eastAsia="Times New Roman" w:hAnsi="Times New Roman" w:cs="Times New Roman"/>
          </w:rPr>
          <w:delText xml:space="preserve">. </w:delText>
        </w:r>
      </w:del>
      <w:ins w:id="142" w:author="Estes CIV Katherine J" w:date="2023-06-25T10:08:00Z">
        <w:del w:id="143" w:author="Andrew Estes" w:date="2023-06-25T16:41:00Z">
          <w:r w:rsidR="00D26D71" w:rsidDel="00DE7EB7">
            <w:rPr>
              <w:rFonts w:ascii="Times New Roman" w:eastAsia="Times New Roman" w:hAnsi="Times New Roman" w:cs="Times New Roman"/>
            </w:rPr>
            <w:delText xml:space="preserve"> </w:delText>
          </w:r>
        </w:del>
      </w:ins>
      <w:ins w:id="144" w:author="Andrew Estes" w:date="2023-06-25T16:41:00Z">
        <w:r w:rsidR="00DE7EB7">
          <w:rPr>
            <w:rFonts w:ascii="Times New Roman" w:eastAsia="Times New Roman" w:hAnsi="Times New Roman" w:cs="Times New Roman"/>
          </w:rPr>
          <w:t xml:space="preserve">. </w:t>
        </w:r>
      </w:ins>
      <w:r w:rsidR="00D26D71">
        <w:rPr>
          <w:rFonts w:ascii="Times New Roman" w:eastAsia="Times New Roman" w:hAnsi="Times New Roman" w:cs="Times New Roman"/>
        </w:rPr>
        <w:t xml:space="preserve"> They can change four tires in two seconds </w:t>
      </w:r>
      <w:del w:id="145" w:author="Andrew Estes" w:date="2023-06-25T17:07:00Z">
        <w:r w:rsidR="00D26D71" w:rsidDel="000D77FE">
          <w:rPr>
            <w:rFonts w:ascii="Times New Roman" w:eastAsia="Times New Roman" w:hAnsi="Times New Roman" w:cs="Times New Roman"/>
          </w:rPr>
          <w:delText>(much faster than the normal roadside assistance we mere mortals call for a flat)</w:delText>
        </w:r>
      </w:del>
      <w:del w:id="146" w:author="Andrew Estes" w:date="2023-06-25T16:41:00Z">
        <w:r w:rsidR="00D26D71" w:rsidDel="00DE7EB7">
          <w:rPr>
            <w:rFonts w:ascii="Times New Roman" w:eastAsia="Times New Roman" w:hAnsi="Times New Roman" w:cs="Times New Roman"/>
          </w:rPr>
          <w:delText xml:space="preserve">.  </w:delText>
        </w:r>
      </w:del>
      <w:r w:rsidRPr="008513ED">
        <w:rPr>
          <w:rFonts w:ascii="Times New Roman" w:eastAsia="Times New Roman" w:hAnsi="Times New Roman" w:cs="Times New Roman"/>
        </w:rPr>
        <w:t xml:space="preserve">The </w:t>
      </w:r>
      <w:r w:rsidR="00D26D71">
        <w:rPr>
          <w:rFonts w:ascii="Times New Roman" w:eastAsia="Times New Roman" w:hAnsi="Times New Roman" w:cs="Times New Roman"/>
        </w:rPr>
        <w:t xml:space="preserve">decision to make the pit stop falls on the </w:t>
      </w:r>
      <w:r w:rsidRPr="008513ED">
        <w:rPr>
          <w:rFonts w:ascii="Times New Roman" w:eastAsia="Times New Roman" w:hAnsi="Times New Roman" w:cs="Times New Roman"/>
        </w:rPr>
        <w:t>“Race Strategy Engineer.” That person uses data, simulation, and feedback to make the decision. The role</w:t>
      </w:r>
      <w:r w:rsidR="00D26D71">
        <w:rPr>
          <w:rFonts w:ascii="Times New Roman" w:eastAsia="Times New Roman" w:hAnsi="Times New Roman" w:cs="Times New Roman"/>
        </w:rPr>
        <w:t>, however,</w:t>
      </w:r>
      <w:r w:rsidRPr="008513ED">
        <w:rPr>
          <w:rFonts w:ascii="Times New Roman" w:eastAsia="Times New Roman" w:hAnsi="Times New Roman" w:cs="Times New Roman"/>
        </w:rPr>
        <w:t xml:space="preserve"> is not as clearly defined as it seems – some teams do</w:t>
      </w:r>
      <w:r w:rsidR="00D26D71">
        <w:rPr>
          <w:rFonts w:ascii="Times New Roman" w:eastAsia="Times New Roman" w:hAnsi="Times New Roman" w:cs="Times New Roman"/>
        </w:rPr>
        <w:t xml:space="preserve"> not even identify </w:t>
      </w:r>
      <w:ins w:id="147" w:author="Andrew Estes" w:date="2023-06-25T17:08:00Z">
        <w:r w:rsidR="00A07D54">
          <w:rPr>
            <w:rFonts w:ascii="Times New Roman" w:eastAsia="Times New Roman" w:hAnsi="Times New Roman" w:cs="Times New Roman"/>
          </w:rPr>
          <w:t xml:space="preserve">who </w:t>
        </w:r>
      </w:ins>
      <w:r w:rsidRPr="008513ED">
        <w:rPr>
          <w:rFonts w:ascii="Times New Roman" w:eastAsia="Times New Roman" w:hAnsi="Times New Roman" w:cs="Times New Roman"/>
        </w:rPr>
        <w:t>their main strategy engineer is and what their role is in the pre-race strategy plans and simulation optimization. </w:t>
      </w:r>
    </w:p>
    <w:p w14:paraId="4D1C09B5" w14:textId="467BBBC2" w:rsidR="008513ED" w:rsidRPr="008513ED" w:rsidRDefault="008513ED" w:rsidP="008513ED">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2F8801E2" wp14:editId="1CAD7C06">
            <wp:extent cx="5943600" cy="2979420"/>
            <wp:effectExtent l="0" t="0" r="0" b="0"/>
            <wp:docPr id="1" name="Picture 1" descr="The Fastest Pit Crew You May Ever See Set a New World Record of 1.82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astest Pit Crew You May Ever See Set a New World Record of 1.82 Secon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47AD3946" w14:textId="77777777" w:rsidR="008513ED" w:rsidRPr="008513ED" w:rsidRDefault="00000000" w:rsidP="008513ED">
      <w:pPr>
        <w:spacing w:line="240" w:lineRule="auto"/>
        <w:ind w:firstLine="720"/>
        <w:jc w:val="center"/>
        <w:rPr>
          <w:rFonts w:ascii="Times New Roman" w:eastAsia="Times New Roman" w:hAnsi="Times New Roman" w:cs="Times New Roman"/>
        </w:rPr>
      </w:pPr>
      <w:hyperlink r:id="rId14" w:history="1">
        <w:r w:rsidR="008513ED" w:rsidRPr="008513ED">
          <w:rPr>
            <w:rFonts w:ascii="Times New Roman" w:eastAsia="Times New Roman" w:hAnsi="Times New Roman" w:cs="Times New Roman"/>
            <w:u w:val="single"/>
          </w:rPr>
          <w:t>https://www.caranddriver.com/news/a28567721/fastest-pit-stop-german-grand-prix/</w:t>
        </w:r>
      </w:hyperlink>
    </w:p>
    <w:p w14:paraId="5B7B0812" w14:textId="77777777" w:rsidR="008513ED" w:rsidRPr="008513ED" w:rsidRDefault="008513ED" w:rsidP="008513ED">
      <w:pPr>
        <w:spacing w:after="0" w:line="240" w:lineRule="auto"/>
        <w:rPr>
          <w:rFonts w:ascii="Times New Roman" w:eastAsia="Times New Roman" w:hAnsi="Times New Roman" w:cs="Times New Roman"/>
        </w:rPr>
      </w:pPr>
    </w:p>
    <w:p w14:paraId="19F18BFC" w14:textId="4B89045A" w:rsidR="008513ED" w:rsidRPr="008513ED" w:rsidRDefault="00A07D54" w:rsidP="00A07D54">
      <w:pPr>
        <w:spacing w:after="0" w:line="480" w:lineRule="auto"/>
        <w:ind w:firstLine="720"/>
        <w:rPr>
          <w:rFonts w:ascii="Times New Roman" w:eastAsia="Times New Roman" w:hAnsi="Times New Roman" w:cs="Times New Roman"/>
        </w:rPr>
        <w:pPrChange w:id="148" w:author="Andrew Estes" w:date="2023-06-25T17:09:00Z">
          <w:pPr>
            <w:spacing w:after="0" w:line="480" w:lineRule="auto"/>
          </w:pPr>
        </w:pPrChange>
      </w:pPr>
      <w:ins w:id="149" w:author="Andrew Estes" w:date="2023-06-25T17:09:00Z">
        <w:r>
          <w:rPr>
            <w:rFonts w:ascii="Times New Roman" w:eastAsia="Times New Roman" w:hAnsi="Times New Roman" w:cs="Times New Roman"/>
          </w:rPr>
          <w:t xml:space="preserve">In addition to determining when a pit stop will be made, the strategist decides on the type of tire to use. </w:t>
        </w:r>
        <w:proofErr w:type="gramStart"/>
        <w:r>
          <w:rPr>
            <w:rFonts w:ascii="Times New Roman" w:eastAsia="Times New Roman" w:hAnsi="Times New Roman" w:cs="Times New Roman"/>
          </w:rPr>
          <w:t>Unfortunately</w:t>
        </w:r>
        <w:proofErr w:type="gramEnd"/>
        <w:r>
          <w:rPr>
            <w:rFonts w:ascii="Times New Roman" w:eastAsia="Times New Roman" w:hAnsi="Times New Roman" w:cs="Times New Roman"/>
          </w:rPr>
          <w:t xml:space="preserve"> e</w:t>
        </w:r>
      </w:ins>
      <w:del w:id="150" w:author="Andrew Estes" w:date="2023-06-25T17:09:00Z">
        <w:r w:rsidR="008513ED" w:rsidRPr="008513ED" w:rsidDel="00A07D54">
          <w:rPr>
            <w:rFonts w:ascii="Times New Roman" w:eastAsia="Times New Roman" w:hAnsi="Times New Roman" w:cs="Times New Roman"/>
          </w:rPr>
          <w:delText>E</w:delText>
        </w:r>
      </w:del>
      <w:r w:rsidR="008513ED" w:rsidRPr="008513ED">
        <w:rPr>
          <w:rFonts w:ascii="Times New Roman" w:eastAsia="Times New Roman" w:hAnsi="Times New Roman" w:cs="Times New Roman"/>
        </w:rPr>
        <w:t>ven when a pit stop is called for, our data is not 100% accurate</w:t>
      </w:r>
      <w:del w:id="151" w:author="Andrew Estes" w:date="2023-06-25T16:41:00Z">
        <w:r w:rsidR="008513ED" w:rsidRPr="008513ED" w:rsidDel="00DE7EB7">
          <w:rPr>
            <w:rFonts w:ascii="Times New Roman" w:eastAsia="Times New Roman" w:hAnsi="Times New Roman" w:cs="Times New Roman"/>
          </w:rPr>
          <w:delText xml:space="preserve">.  </w:delText>
        </w:r>
      </w:del>
      <w:ins w:id="152" w:author="Andrew Estes" w:date="2023-06-25T16:41:00Z">
        <w:r w:rsidR="00DE7EB7">
          <w:rPr>
            <w:rFonts w:ascii="Times New Roman" w:eastAsia="Times New Roman" w:hAnsi="Times New Roman" w:cs="Times New Roman"/>
          </w:rPr>
          <w:t xml:space="preserve">. </w:t>
        </w:r>
      </w:ins>
      <w:r w:rsidR="008513ED" w:rsidRPr="008513ED">
        <w:rPr>
          <w:rFonts w:ascii="Times New Roman" w:eastAsia="Times New Roman" w:hAnsi="Times New Roman" w:cs="Times New Roman"/>
        </w:rPr>
        <w:t>There are six dry tire types, ranging in hardness from C0 (very hard) to C5 (very soft). We only get told if it is soft, medium, or hard. There are also intermediate tires and wet tires. Another consideration with compounds is the requirement that at least two different types of compounds are used in a race. </w:t>
      </w:r>
    </w:p>
    <w:p w14:paraId="6293F62C" w14:textId="4F2FA18A" w:rsidR="008513ED" w:rsidRPr="008513ED" w:rsidRDefault="008513ED" w:rsidP="00A07D54">
      <w:pPr>
        <w:spacing w:after="0" w:line="480" w:lineRule="auto"/>
        <w:ind w:firstLine="720"/>
        <w:rPr>
          <w:rFonts w:ascii="Times New Roman" w:eastAsia="Times New Roman" w:hAnsi="Times New Roman" w:cs="Times New Roman"/>
        </w:rPr>
        <w:pPrChange w:id="153" w:author="Andrew Estes" w:date="2023-06-25T17:10:00Z">
          <w:pPr>
            <w:spacing w:after="0" w:line="480" w:lineRule="auto"/>
          </w:pPr>
        </w:pPrChange>
      </w:pPr>
      <w:r w:rsidRPr="008513ED">
        <w:rPr>
          <w:rFonts w:ascii="Times New Roman" w:eastAsia="Times New Roman" w:hAnsi="Times New Roman" w:cs="Times New Roman"/>
        </w:rPr>
        <w:lastRenderedPageBreak/>
        <w:t xml:space="preserve">In addition to the </w:t>
      </w:r>
      <w:ins w:id="154" w:author="Andrew Estes" w:date="2023-06-25T17:10:00Z">
        <w:r w:rsidR="00A07D54">
          <w:rPr>
            <w:rFonts w:ascii="Times New Roman" w:eastAsia="Times New Roman" w:hAnsi="Times New Roman" w:cs="Times New Roman"/>
          </w:rPr>
          <w:t xml:space="preserve">tire </w:t>
        </w:r>
      </w:ins>
      <w:r w:rsidRPr="008513ED">
        <w:rPr>
          <w:rFonts w:ascii="Times New Roman" w:eastAsia="Times New Roman" w:hAnsi="Times New Roman" w:cs="Times New Roman"/>
        </w:rPr>
        <w:t xml:space="preserve">compound, the location of competing drivers plays a role in pit stop decision making. It is not uncommon to have a strategy of “do the opposite” of the competing driver. Since pit stops are one of the few things that can be changed during the race and seeing as strategists do care about when another team makes a pit stop, it seems to be a good challenge to try and predict when that pit stop will occur. We </w:t>
      </w:r>
      <w:proofErr w:type="gramStart"/>
      <w:r w:rsidRPr="008513ED">
        <w:rPr>
          <w:rFonts w:ascii="Times New Roman" w:eastAsia="Times New Roman" w:hAnsi="Times New Roman" w:cs="Times New Roman"/>
        </w:rPr>
        <w:t>are able to</w:t>
      </w:r>
      <w:proofErr w:type="gramEnd"/>
      <w:r w:rsidRPr="008513ED">
        <w:rPr>
          <w:rFonts w:ascii="Times New Roman" w:eastAsia="Times New Roman" w:hAnsi="Times New Roman" w:cs="Times New Roman"/>
        </w:rPr>
        <w:t xml:space="preserve"> show the gap at the end/start of each lap – we cannot ascertain their positioning in between the start and completion of a lap. </w:t>
      </w:r>
    </w:p>
    <w:p w14:paraId="6157D597" w14:textId="77777777" w:rsidR="008513ED" w:rsidRPr="008513ED" w:rsidDel="00A07D54" w:rsidRDefault="008513ED" w:rsidP="00A07D54">
      <w:pPr>
        <w:spacing w:after="0" w:line="480" w:lineRule="auto"/>
        <w:ind w:firstLine="720"/>
        <w:rPr>
          <w:del w:id="155" w:author="Andrew Estes" w:date="2023-06-25T17:10:00Z"/>
          <w:rFonts w:ascii="Times New Roman" w:eastAsia="Times New Roman" w:hAnsi="Times New Roman" w:cs="Times New Roman"/>
        </w:rPr>
        <w:pPrChange w:id="156" w:author="Andrew Estes" w:date="2023-06-25T17:10:00Z">
          <w:pPr>
            <w:spacing w:after="0" w:line="480" w:lineRule="auto"/>
          </w:pPr>
        </w:pPrChange>
      </w:pPr>
      <w:r w:rsidRPr="008513ED">
        <w:rPr>
          <w:rFonts w:ascii="Times New Roman" w:eastAsia="Times New Roman" w:hAnsi="Times New Roman" w:cs="Times New Roman"/>
        </w:rPr>
        <w:t xml:space="preserve">Furthermore, an important random event, or shock, that can alter the face of the race is a flag. There are ten distinct flags which have their own meaning. A yellow flag, for example, can be the result of a minor car crash. In a yellow flag all drivers must slow their speed and passing another car is not allowed. As a result, yellow flags are an ideal time to make a pit stop for fresh </w:t>
      </w:r>
      <w:proofErr w:type="spellStart"/>
      <w:r w:rsidRPr="008513ED">
        <w:rPr>
          <w:rFonts w:ascii="Times New Roman" w:eastAsia="Times New Roman" w:hAnsi="Times New Roman" w:cs="Times New Roman"/>
        </w:rPr>
        <w:t>tires</w:t>
      </w:r>
      <w:del w:id="157" w:author="Andrew Estes" w:date="2023-06-25T17:10:00Z">
        <w:r w:rsidRPr="008513ED" w:rsidDel="00A07D54">
          <w:rPr>
            <w:rFonts w:ascii="Times New Roman" w:eastAsia="Times New Roman" w:hAnsi="Times New Roman" w:cs="Times New Roman"/>
          </w:rPr>
          <w:delText>.</w:delText>
        </w:r>
      </w:del>
    </w:p>
    <w:p w14:paraId="01A9F95F" w14:textId="77777777" w:rsidR="008513ED" w:rsidRPr="008513ED" w:rsidRDefault="008513ED" w:rsidP="00A07D54">
      <w:pPr>
        <w:spacing w:after="0" w:line="480" w:lineRule="auto"/>
        <w:ind w:firstLine="720"/>
        <w:rPr>
          <w:rFonts w:ascii="Times New Roman" w:eastAsia="Times New Roman" w:hAnsi="Times New Roman" w:cs="Times New Roman"/>
        </w:rPr>
        <w:pPrChange w:id="158" w:author="Andrew Estes" w:date="2023-06-25T17:10:00Z">
          <w:pPr>
            <w:spacing w:after="0" w:line="480" w:lineRule="auto"/>
          </w:pPr>
        </w:pPrChange>
      </w:pPr>
      <w:r w:rsidRPr="008513ED">
        <w:rPr>
          <w:rFonts w:ascii="Times New Roman" w:eastAsia="Times New Roman" w:hAnsi="Times New Roman" w:cs="Times New Roman"/>
        </w:rPr>
        <w:t>Pretorious</w:t>
      </w:r>
      <w:proofErr w:type="spellEnd"/>
      <w:r w:rsidRPr="008513ED">
        <w:rPr>
          <w:rFonts w:ascii="Times New Roman" w:eastAsia="Times New Roman" w:hAnsi="Times New Roman" w:cs="Times New Roman"/>
        </w:rPr>
        <w:t xml:space="preserve"> (2022) has a chart that shows the breakdown of flags and their meaning:</w:t>
      </w:r>
    </w:p>
    <w:tbl>
      <w:tblPr>
        <w:tblW w:w="0" w:type="auto"/>
        <w:jc w:val="center"/>
        <w:tblCellMar>
          <w:top w:w="15" w:type="dxa"/>
          <w:left w:w="15" w:type="dxa"/>
          <w:bottom w:w="15" w:type="dxa"/>
          <w:right w:w="15" w:type="dxa"/>
        </w:tblCellMar>
        <w:tblLook w:val="04A0" w:firstRow="1" w:lastRow="0" w:firstColumn="1" w:lastColumn="0" w:noHBand="0" w:noVBand="1"/>
      </w:tblPr>
      <w:tblGrid>
        <w:gridCol w:w="2787"/>
        <w:gridCol w:w="6553"/>
      </w:tblGrid>
      <w:tr w:rsidR="00361BA8" w:rsidRPr="008513ED" w14:paraId="17E3B1FD"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70D05A1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Flag Color/Type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41E4257"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Meaning</w:t>
            </w:r>
          </w:p>
        </w:tc>
      </w:tr>
      <w:tr w:rsidR="00361BA8" w:rsidRPr="008513ED" w14:paraId="36B1E939"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52FFB1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Yellow</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6CC0ACC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Hazard on track.</w:t>
            </w:r>
          </w:p>
        </w:tc>
      </w:tr>
      <w:tr w:rsidR="00361BA8" w:rsidRPr="008513ED" w14:paraId="2E36EECB"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624D04C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Green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FBC19C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Normal racing conditions apply.</w:t>
            </w:r>
          </w:p>
        </w:tc>
      </w:tr>
      <w:tr w:rsidR="00361BA8" w:rsidRPr="008513ED" w14:paraId="6147E19A"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C73BE5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Red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F5A966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Session is suspended.</w:t>
            </w:r>
          </w:p>
        </w:tc>
      </w:tr>
      <w:tr w:rsidR="00361BA8" w:rsidRPr="008513ED" w14:paraId="6EFE7268"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DA6AD0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E48EED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A faster car is approaching. Move aside (when a driver is being lapped).</w:t>
            </w:r>
          </w:p>
        </w:tc>
      </w:tr>
      <w:tr w:rsidR="00361BA8" w:rsidRPr="008513ED" w14:paraId="4FB34405"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277FF9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Yellow &amp; Red Stripes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095D904"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Track is slippery.</w:t>
            </w:r>
          </w:p>
        </w:tc>
      </w:tr>
      <w:tr w:rsidR="00361BA8" w:rsidRPr="008513ED" w14:paraId="52FB6182"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B455E4B" w14:textId="05E749FD"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 xml:space="preserve">Black With </w:t>
            </w:r>
            <w:r w:rsidR="002620DC" w:rsidRPr="008513ED">
              <w:rPr>
                <w:rFonts w:ascii="Times New Roman" w:eastAsia="Times New Roman" w:hAnsi="Times New Roman" w:cs="Times New Roman"/>
              </w:rPr>
              <w:t>an</w:t>
            </w:r>
            <w:r w:rsidRPr="008513ED">
              <w:rPr>
                <w:rFonts w:ascii="Times New Roman" w:eastAsia="Times New Roman" w:hAnsi="Times New Roman" w:cs="Times New Roman"/>
              </w:rPr>
              <w:t xml:space="preserve"> Orange Circle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F3F1AF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A driver has a mechanical issue and must return to the pits.</w:t>
            </w:r>
          </w:p>
        </w:tc>
      </w:tr>
      <w:tr w:rsidR="00361BA8" w:rsidRPr="008513ED" w14:paraId="0A6A3EC5"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0D88CE6"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Black &amp; White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5EA210C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Warning for unsportsmanlike behavior.</w:t>
            </w:r>
          </w:p>
        </w:tc>
      </w:tr>
      <w:tr w:rsidR="00361BA8" w:rsidRPr="008513ED" w14:paraId="161DA234"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8F6BFF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D2E591E"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Disqualification.</w:t>
            </w:r>
          </w:p>
        </w:tc>
      </w:tr>
      <w:tr w:rsidR="00361BA8" w:rsidRPr="008513ED" w14:paraId="075C0912"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9E4514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White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70DCC1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Slower moving vehicles ahead, or miscellaneous vehicles on the track.</w:t>
            </w:r>
          </w:p>
        </w:tc>
      </w:tr>
      <w:tr w:rsidR="00361BA8" w:rsidRPr="008513ED" w14:paraId="4697F7EB"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70D4A22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Checkered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85E596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The session is finished (no new laps may be started).</w:t>
            </w:r>
          </w:p>
        </w:tc>
      </w:tr>
    </w:tbl>
    <w:p w14:paraId="4F0EBAC0" w14:textId="77777777" w:rsidR="008513ED" w:rsidRPr="008513ED" w:rsidRDefault="008513ED" w:rsidP="008513ED">
      <w:pPr>
        <w:spacing w:after="0" w:line="240" w:lineRule="auto"/>
        <w:rPr>
          <w:rFonts w:ascii="Times New Roman" w:eastAsia="Times New Roman" w:hAnsi="Times New Roman" w:cs="Times New Roman"/>
        </w:rPr>
      </w:pPr>
    </w:p>
    <w:p w14:paraId="031F436D" w14:textId="77A3FE34" w:rsidR="008513ED" w:rsidRPr="008513ED" w:rsidRDefault="008513ED" w:rsidP="00A07D54">
      <w:pPr>
        <w:spacing w:after="0" w:line="480" w:lineRule="auto"/>
        <w:ind w:firstLine="720"/>
        <w:rPr>
          <w:rFonts w:ascii="Times New Roman" w:eastAsia="Times New Roman" w:hAnsi="Times New Roman" w:cs="Times New Roman"/>
        </w:rPr>
        <w:pPrChange w:id="159" w:author="Andrew Estes" w:date="2023-06-25T17:10:00Z">
          <w:pPr>
            <w:spacing w:after="0" w:line="480" w:lineRule="auto"/>
          </w:pPr>
        </w:pPrChange>
      </w:pPr>
      <w:r w:rsidRPr="008513ED">
        <w:rPr>
          <w:rFonts w:ascii="Times New Roman" w:eastAsia="Times New Roman" w:hAnsi="Times New Roman" w:cs="Times New Roman"/>
        </w:rPr>
        <w:t xml:space="preserve">This flag data can be found in the “Laps” dataframes under track status. Below is a breakdown of the variables on the Laps dataframe, and underneath that is the breakdown of the various </w:t>
      </w:r>
      <w:proofErr w:type="spellStart"/>
      <w:r w:rsidRPr="008513ED">
        <w:rPr>
          <w:rFonts w:ascii="Times New Roman" w:eastAsia="Times New Roman" w:hAnsi="Times New Roman" w:cs="Times New Roman"/>
        </w:rPr>
        <w:t>TrackStatus</w:t>
      </w:r>
      <w:proofErr w:type="spellEnd"/>
      <w:r w:rsidRPr="008513ED">
        <w:rPr>
          <w:rFonts w:ascii="Times New Roman" w:eastAsia="Times New Roman" w:hAnsi="Times New Roman" w:cs="Times New Roman"/>
        </w:rPr>
        <w:t xml:space="preserve"> definitions.</w:t>
      </w:r>
      <w:r w:rsidR="00D60473">
        <w:rPr>
          <w:rFonts w:ascii="Times New Roman" w:eastAsia="Times New Roman" w:hAnsi="Times New Roman" w:cs="Times New Roman"/>
        </w:rPr>
        <w:br/>
      </w:r>
    </w:p>
    <w:tbl>
      <w:tblPr>
        <w:tblW w:w="4967" w:type="dxa"/>
        <w:jc w:val="center"/>
        <w:tblCellMar>
          <w:top w:w="15" w:type="dxa"/>
          <w:left w:w="15" w:type="dxa"/>
          <w:bottom w:w="15" w:type="dxa"/>
          <w:right w:w="15" w:type="dxa"/>
        </w:tblCellMar>
        <w:tblLook w:val="04A0" w:firstRow="1" w:lastRow="0" w:firstColumn="1" w:lastColumn="0" w:noHBand="0" w:noVBand="1"/>
      </w:tblPr>
      <w:tblGrid>
        <w:gridCol w:w="1731"/>
        <w:gridCol w:w="3236"/>
      </w:tblGrid>
      <w:tr w:rsidR="00361BA8" w:rsidRPr="008513ED" w14:paraId="48EED2CF" w14:textId="77777777" w:rsidTr="00D60473">
        <w:trPr>
          <w:trHeight w:val="29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6A60B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Track 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0E696A"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Description</w:t>
            </w:r>
          </w:p>
        </w:tc>
      </w:tr>
      <w:tr w:rsidR="00361BA8" w:rsidRPr="008513ED" w14:paraId="4B6B6300" w14:textId="77777777" w:rsidTr="00D60473">
        <w:trPr>
          <w:trHeight w:val="52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1A3E19"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CCF1F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Track clear</w:t>
            </w:r>
          </w:p>
        </w:tc>
      </w:tr>
      <w:tr w:rsidR="00361BA8" w:rsidRPr="008513ED" w14:paraId="1BC2BBFA" w14:textId="77777777" w:rsidTr="00D60473">
        <w:trPr>
          <w:trHeight w:val="29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C1E1C5"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FF3C8D"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Yellow flag </w:t>
            </w:r>
          </w:p>
        </w:tc>
      </w:tr>
      <w:tr w:rsidR="00361BA8" w:rsidRPr="008513ED" w14:paraId="769140E6" w14:textId="77777777" w:rsidTr="00D60473">
        <w:trPr>
          <w:trHeight w:val="29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B215A1"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F4709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 xml:space="preserve">Unknown </w:t>
            </w:r>
            <w:proofErr w:type="gramStart"/>
            <w:r w:rsidRPr="008513ED">
              <w:rPr>
                <w:rFonts w:ascii="Times New Roman" w:eastAsia="Times New Roman" w:hAnsi="Times New Roman" w:cs="Times New Roman"/>
              </w:rPr>
              <w:t>at this time</w:t>
            </w:r>
            <w:proofErr w:type="gramEnd"/>
          </w:p>
        </w:tc>
      </w:tr>
      <w:tr w:rsidR="00361BA8" w:rsidRPr="008513ED" w14:paraId="2A58DA3F" w14:textId="77777777" w:rsidTr="00D60473">
        <w:trPr>
          <w:trHeight w:val="29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73C02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9F67AB"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Safety Car</w:t>
            </w:r>
          </w:p>
        </w:tc>
      </w:tr>
      <w:tr w:rsidR="00361BA8" w:rsidRPr="008513ED" w14:paraId="03EB176A" w14:textId="77777777" w:rsidTr="00D60473">
        <w:trPr>
          <w:trHeight w:val="52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B97589"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DEC9A8"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Red Flag</w:t>
            </w:r>
          </w:p>
        </w:tc>
      </w:tr>
      <w:tr w:rsidR="00361BA8" w:rsidRPr="008513ED" w14:paraId="43BFEE42" w14:textId="77777777" w:rsidTr="00D60473">
        <w:trPr>
          <w:trHeight w:val="52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EDE7C4"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E1351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Virtual Safety Car deployed</w:t>
            </w:r>
          </w:p>
        </w:tc>
      </w:tr>
      <w:tr w:rsidR="00361BA8" w:rsidRPr="008513ED" w14:paraId="6255B2E7" w14:textId="77777777" w:rsidTr="00D60473">
        <w:trPr>
          <w:trHeight w:val="52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24278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0D3FC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Virtual Safety Car ending</w:t>
            </w:r>
          </w:p>
        </w:tc>
      </w:tr>
    </w:tbl>
    <w:p w14:paraId="0CBD256F" w14:textId="77777777" w:rsidR="008513ED" w:rsidRPr="008513ED" w:rsidRDefault="008513ED" w:rsidP="00D60473">
      <w:pPr>
        <w:spacing w:after="0" w:line="240" w:lineRule="auto"/>
        <w:rPr>
          <w:rFonts w:ascii="Times New Roman" w:eastAsia="Times New Roman" w:hAnsi="Times New Roman" w:cs="Times New Roman"/>
        </w:rPr>
      </w:pPr>
    </w:p>
    <w:p w14:paraId="4F51BAD0" w14:textId="236DA131" w:rsidR="008513ED" w:rsidRPr="00361BA8" w:rsidRDefault="008513ED" w:rsidP="00A07D54">
      <w:pPr>
        <w:spacing w:after="0" w:line="480" w:lineRule="auto"/>
        <w:ind w:firstLine="720"/>
        <w:rPr>
          <w:rFonts w:ascii="Times New Roman" w:eastAsia="Times New Roman" w:hAnsi="Times New Roman" w:cs="Times New Roman"/>
        </w:rPr>
        <w:pPrChange w:id="160" w:author="Andrew Estes" w:date="2023-06-25T17:10:00Z">
          <w:pPr>
            <w:spacing w:after="0" w:line="480" w:lineRule="auto"/>
          </w:pPr>
        </w:pPrChange>
      </w:pPr>
      <w:r w:rsidRPr="008513ED">
        <w:rPr>
          <w:rFonts w:ascii="Times New Roman" w:eastAsia="Times New Roman" w:hAnsi="Times New Roman" w:cs="Times New Roman"/>
        </w:rPr>
        <w:t>The reason we care about flags is they make a significant impact to the race. They often indicate one or more cars have crashed. In addition to a competitor (or multiple competitors) being out of the running, there is usually a mandatory slow-down of speed between 30% and 40% of normal race-pace. It usually takes teams around 20 seconds to fully complete a pit stop (2-3 seconds for the tire exchange and the rest for driving in/out of the pit stop lane). If every other driver is driving 40% slower, then there are significant time-savings available to drivers utilizing a pit stop while others are still on the course. </w:t>
      </w:r>
    </w:p>
    <w:p w14:paraId="3FCD96E3" w14:textId="77777777" w:rsidR="008513ED" w:rsidRPr="00361BA8" w:rsidRDefault="008513ED" w:rsidP="008513ED">
      <w:pPr>
        <w:spacing w:after="0" w:line="480" w:lineRule="auto"/>
        <w:rPr>
          <w:rFonts w:ascii="Times New Roman" w:eastAsia="Times New Roman" w:hAnsi="Times New Roman" w:cs="Times New Roman"/>
        </w:rPr>
      </w:pPr>
      <w:r w:rsidRPr="00361BA8">
        <w:rPr>
          <w:rFonts w:ascii="Times New Roman" w:eastAsia="Times New Roman" w:hAnsi="Times New Roman" w:cs="Times New Roman"/>
        </w:rPr>
        <w:br w:type="page"/>
      </w:r>
    </w:p>
    <w:p w14:paraId="4276499C" w14:textId="0E01072D" w:rsidR="001C2B37" w:rsidRPr="001C2B37" w:rsidRDefault="001C2B37" w:rsidP="008513ED">
      <w:pPr>
        <w:spacing w:after="0" w:line="48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lastRenderedPageBreak/>
        <w:t>Methods</w:t>
      </w:r>
    </w:p>
    <w:p w14:paraId="1F7A75F9" w14:textId="2013657C" w:rsidR="008513ED" w:rsidRPr="008513ED" w:rsidRDefault="008513ED" w:rsidP="00A07D54">
      <w:pPr>
        <w:spacing w:after="0" w:line="480" w:lineRule="auto"/>
        <w:ind w:firstLine="720"/>
        <w:rPr>
          <w:rFonts w:ascii="Times New Roman" w:eastAsia="Times New Roman" w:hAnsi="Times New Roman" w:cs="Times New Roman"/>
        </w:rPr>
        <w:pPrChange w:id="161" w:author="Andrew Estes" w:date="2023-06-25T17:10:00Z">
          <w:pPr>
            <w:spacing w:after="0" w:line="480" w:lineRule="auto"/>
          </w:pPr>
        </w:pPrChange>
      </w:pPr>
      <w:r w:rsidRPr="008513ED">
        <w:rPr>
          <w:rFonts w:ascii="Times New Roman" w:eastAsia="Times New Roman" w:hAnsi="Times New Roman" w:cs="Times New Roman"/>
        </w:rPr>
        <w:t xml:space="preserve">Initially the FastF1 package was accessed via </w:t>
      </w:r>
      <w:proofErr w:type="spellStart"/>
      <w:r w:rsidRPr="008513ED">
        <w:rPr>
          <w:rFonts w:ascii="Times New Roman" w:eastAsia="Times New Roman" w:hAnsi="Times New Roman" w:cs="Times New Roman"/>
        </w:rPr>
        <w:t>JupyterLab</w:t>
      </w:r>
      <w:proofErr w:type="spellEnd"/>
      <w:r w:rsidRPr="008513ED">
        <w:rPr>
          <w:rFonts w:ascii="Times New Roman" w:eastAsia="Times New Roman" w:hAnsi="Times New Roman" w:cs="Times New Roman"/>
        </w:rPr>
        <w:t xml:space="preserve">. After utilizing </w:t>
      </w:r>
      <w:proofErr w:type="spellStart"/>
      <w:r w:rsidRPr="008513ED">
        <w:rPr>
          <w:rFonts w:ascii="Times New Roman" w:eastAsia="Times New Roman" w:hAnsi="Times New Roman" w:cs="Times New Roman"/>
        </w:rPr>
        <w:t>JupyterLab</w:t>
      </w:r>
      <w:proofErr w:type="spellEnd"/>
      <w:r w:rsidRPr="008513ED">
        <w:rPr>
          <w:rFonts w:ascii="Times New Roman" w:eastAsia="Times New Roman" w:hAnsi="Times New Roman" w:cs="Times New Roman"/>
        </w:rPr>
        <w:t xml:space="preserve"> via Anaconda for the initial setup, </w:t>
      </w:r>
      <w:r w:rsidR="008472DD">
        <w:rPr>
          <w:rFonts w:ascii="Times New Roman" w:eastAsia="Times New Roman" w:hAnsi="Times New Roman" w:cs="Times New Roman"/>
        </w:rPr>
        <w:t>we</w:t>
      </w:r>
      <w:r w:rsidRPr="008513ED">
        <w:rPr>
          <w:rFonts w:ascii="Times New Roman" w:eastAsia="Times New Roman" w:hAnsi="Times New Roman" w:cs="Times New Roman"/>
        </w:rPr>
        <w:t xml:space="preserve"> transferred the workstation to Spyder IDE via Anaconda. Python is where </w:t>
      </w:r>
      <w:proofErr w:type="gramStart"/>
      <w:r w:rsidRPr="008513ED">
        <w:rPr>
          <w:rFonts w:ascii="Times New Roman" w:eastAsia="Times New Roman" w:hAnsi="Times New Roman" w:cs="Times New Roman"/>
        </w:rPr>
        <w:t>the majority of</w:t>
      </w:r>
      <w:proofErr w:type="gramEnd"/>
      <w:r w:rsidRPr="008513ED">
        <w:rPr>
          <w:rFonts w:ascii="Times New Roman" w:eastAsia="Times New Roman" w:hAnsi="Times New Roman" w:cs="Times New Roman"/>
        </w:rPr>
        <w:t xml:space="preserve"> the programming and analytical work is done. Visualization was done in Python and R. With R, we used Shiny for exploratory data analysis. </w:t>
      </w:r>
    </w:p>
    <w:p w14:paraId="380C95A5" w14:textId="5BAD99D2" w:rsidR="008513ED" w:rsidRPr="008513ED" w:rsidRDefault="00D60473" w:rsidP="005D18FD">
      <w:pPr>
        <w:spacing w:after="0" w:line="480" w:lineRule="auto"/>
        <w:ind w:firstLine="720"/>
        <w:rPr>
          <w:rFonts w:ascii="Times New Roman" w:eastAsia="Times New Roman" w:hAnsi="Times New Roman" w:cs="Times New Roman"/>
        </w:rPr>
        <w:pPrChange w:id="162" w:author="Andrew Estes" w:date="2023-06-25T17:11:00Z">
          <w:pPr>
            <w:spacing w:after="0" w:line="480" w:lineRule="auto"/>
          </w:pPr>
        </w:pPrChange>
      </w:pPr>
      <w:r w:rsidRPr="008513ED">
        <w:rPr>
          <w:rFonts w:ascii="Times New Roman" w:eastAsia="Times New Roman" w:hAnsi="Times New Roman" w:cs="Times New Roman"/>
        </w:rPr>
        <w:t>Unfortunately,</w:t>
      </w:r>
      <w:r w:rsidR="008513ED" w:rsidRPr="008513ED">
        <w:rPr>
          <w:rFonts w:ascii="Times New Roman" w:eastAsia="Times New Roman" w:hAnsi="Times New Roman" w:cs="Times New Roman"/>
        </w:rPr>
        <w:t xml:space="preserve"> there was no cumulative dataframe for each year. Instead, each race has </w:t>
      </w:r>
      <w:r w:rsidRPr="008513ED">
        <w:rPr>
          <w:rFonts w:ascii="Times New Roman" w:eastAsia="Times New Roman" w:hAnsi="Times New Roman" w:cs="Times New Roman"/>
        </w:rPr>
        <w:t>its</w:t>
      </w:r>
      <w:r w:rsidR="008513ED" w:rsidRPr="008513ED">
        <w:rPr>
          <w:rFonts w:ascii="Times New Roman" w:eastAsia="Times New Roman" w:hAnsi="Times New Roman" w:cs="Times New Roman"/>
        </w:rPr>
        <w:t xml:space="preserve"> own group of dataframes (one for results, one for the lap-by-lap information, one for weather, etc.). This is due to how the data gets collected into the FastF1 package. </w:t>
      </w:r>
    </w:p>
    <w:p w14:paraId="55D599A8" w14:textId="77777777" w:rsidR="008513ED" w:rsidRPr="008513ED" w:rsidRDefault="008513ED" w:rsidP="005D18FD">
      <w:pPr>
        <w:spacing w:after="0" w:line="480" w:lineRule="auto"/>
        <w:ind w:firstLine="720"/>
        <w:rPr>
          <w:rFonts w:ascii="Times New Roman" w:eastAsia="Times New Roman" w:hAnsi="Times New Roman" w:cs="Times New Roman"/>
        </w:rPr>
        <w:pPrChange w:id="163" w:author="Andrew Estes" w:date="2023-06-25T17:11:00Z">
          <w:pPr>
            <w:spacing w:after="0" w:line="480" w:lineRule="auto"/>
          </w:pPr>
        </w:pPrChange>
      </w:pPr>
      <w:r w:rsidRPr="008513ED">
        <w:rPr>
          <w:rFonts w:ascii="Times New Roman" w:eastAsia="Times New Roman" w:hAnsi="Times New Roman" w:cs="Times New Roman"/>
        </w:rPr>
        <w:t>Our first step was to put each race into a singular dataframe for the year. The first thing we had to do was to merge the “laps” dataframe with the “results” dataframe for each race. The “laps” dataframe had 27 columns and between 60 and 1533 rows. </w:t>
      </w:r>
    </w:p>
    <w:p w14:paraId="7E749D24" w14:textId="495D29AF" w:rsidR="008513ED" w:rsidRPr="008513ED" w:rsidRDefault="008513ED" w:rsidP="005D18FD">
      <w:pPr>
        <w:spacing w:after="0" w:line="480" w:lineRule="auto"/>
        <w:ind w:firstLine="720"/>
        <w:rPr>
          <w:rFonts w:ascii="Times New Roman" w:eastAsia="Times New Roman" w:hAnsi="Times New Roman" w:cs="Times New Roman"/>
        </w:rPr>
        <w:pPrChange w:id="164" w:author="Andrew Estes" w:date="2023-06-25T17:11:00Z">
          <w:pPr>
            <w:spacing w:after="0" w:line="480" w:lineRule="auto"/>
          </w:pPr>
        </w:pPrChange>
      </w:pPr>
      <w:r w:rsidRPr="008513ED">
        <w:rPr>
          <w:rFonts w:ascii="Times New Roman" w:eastAsia="Times New Roman" w:hAnsi="Times New Roman" w:cs="Times New Roman"/>
        </w:rPr>
        <w:t>The “results” dataframe has 17 columns and 20 rows</w:t>
      </w:r>
      <w:del w:id="165" w:author="Andrew Estes" w:date="2023-06-25T16:41:00Z">
        <w:r w:rsidRPr="008513ED" w:rsidDel="00DE7EB7">
          <w:rPr>
            <w:rFonts w:ascii="Times New Roman" w:eastAsia="Times New Roman" w:hAnsi="Times New Roman" w:cs="Times New Roman"/>
          </w:rPr>
          <w:delText xml:space="preserve">.  </w:delText>
        </w:r>
      </w:del>
      <w:ins w:id="166"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 xml:space="preserve">In the results dataframe, we had to rename “Abbreviation” into “Driver” to complete the merge as there were no </w:t>
      </w:r>
      <w:r w:rsidR="00D60473" w:rsidRPr="008513ED">
        <w:rPr>
          <w:rFonts w:ascii="Times New Roman" w:eastAsia="Times New Roman" w:hAnsi="Times New Roman" w:cs="Times New Roman"/>
        </w:rPr>
        <w:t>commonly named</w:t>
      </w:r>
      <w:r w:rsidRPr="008513ED">
        <w:rPr>
          <w:rFonts w:ascii="Times New Roman" w:eastAsia="Times New Roman" w:hAnsi="Times New Roman" w:cs="Times New Roman"/>
        </w:rPr>
        <w:t xml:space="preserve"> columns. The results dataframe had multiple duplicate variables as the laps dataframe, so we only grabbed 'Driver', '</w:t>
      </w:r>
      <w:proofErr w:type="spellStart"/>
      <w:r w:rsidRPr="008513ED">
        <w:rPr>
          <w:rFonts w:ascii="Times New Roman" w:eastAsia="Times New Roman" w:hAnsi="Times New Roman" w:cs="Times New Roman"/>
        </w:rPr>
        <w:t>GridPosition</w:t>
      </w:r>
      <w:proofErr w:type="spellEnd"/>
      <w:r w:rsidRPr="008513ED">
        <w:rPr>
          <w:rFonts w:ascii="Times New Roman" w:eastAsia="Times New Roman" w:hAnsi="Times New Roman" w:cs="Times New Roman"/>
        </w:rPr>
        <w:t xml:space="preserve">', 'Position', 'Points'. This helped keep the merged dataframe to a manageable 31 columns. </w:t>
      </w:r>
      <w:r w:rsidR="008472DD">
        <w:rPr>
          <w:rFonts w:ascii="Times New Roman" w:eastAsia="Times New Roman" w:hAnsi="Times New Roman" w:cs="Times New Roman"/>
        </w:rPr>
        <w:t>An</w:t>
      </w:r>
      <w:r w:rsidRPr="008513ED">
        <w:rPr>
          <w:rFonts w:ascii="Times New Roman" w:eastAsia="Times New Roman" w:hAnsi="Times New Roman" w:cs="Times New Roman"/>
        </w:rPr>
        <w:t xml:space="preserve"> issue with Results was a programming error that wouldn’t let us view the dataframe in the </w:t>
      </w:r>
      <w:r w:rsidR="00D60473" w:rsidRPr="008513ED">
        <w:rPr>
          <w:rFonts w:ascii="Times New Roman" w:eastAsia="Times New Roman" w:hAnsi="Times New Roman" w:cs="Times New Roman"/>
        </w:rPr>
        <w:t>windowpane</w:t>
      </w:r>
      <w:r w:rsidRPr="008513ED">
        <w:rPr>
          <w:rFonts w:ascii="Times New Roman" w:eastAsia="Times New Roman" w:hAnsi="Times New Roman" w:cs="Times New Roman"/>
        </w:rPr>
        <w:t xml:space="preserve"> like normal. We had to write the Results output to CSV and view it in Excel to understand </w:t>
      </w:r>
      <w:del w:id="167" w:author="Andrew Estes" w:date="2023-06-25T18:21:00Z">
        <w:r w:rsidRPr="008513ED" w:rsidDel="004C4259">
          <w:rPr>
            <w:rFonts w:ascii="Times New Roman" w:eastAsia="Times New Roman" w:hAnsi="Times New Roman" w:cs="Times New Roman"/>
          </w:rPr>
          <w:delText>what we were looking at.</w:delText>
        </w:r>
      </w:del>
      <w:ins w:id="168" w:author="Andrew Estes" w:date="2023-06-25T18:21:00Z">
        <w:r w:rsidR="004C4259">
          <w:rPr>
            <w:rFonts w:ascii="Times New Roman" w:eastAsia="Times New Roman" w:hAnsi="Times New Roman" w:cs="Times New Roman"/>
          </w:rPr>
          <w:t xml:space="preserve">the data looked like. </w:t>
        </w:r>
      </w:ins>
      <w:r w:rsidRPr="008513ED">
        <w:rPr>
          <w:rFonts w:ascii="Times New Roman" w:eastAsia="Times New Roman" w:hAnsi="Times New Roman" w:cs="Times New Roman"/>
        </w:rPr>
        <w:t> </w:t>
      </w:r>
    </w:p>
    <w:p w14:paraId="5ABD697C" w14:textId="77777777" w:rsidR="008513ED" w:rsidRPr="008513ED" w:rsidRDefault="008513ED" w:rsidP="005D18FD">
      <w:pPr>
        <w:spacing w:after="0" w:line="480" w:lineRule="auto"/>
        <w:ind w:firstLine="720"/>
        <w:rPr>
          <w:rFonts w:ascii="Times New Roman" w:eastAsia="Times New Roman" w:hAnsi="Times New Roman" w:cs="Times New Roman"/>
        </w:rPr>
        <w:pPrChange w:id="169" w:author="Andrew Estes" w:date="2023-06-25T17:11:00Z">
          <w:pPr>
            <w:spacing w:after="0" w:line="480" w:lineRule="auto"/>
          </w:pPr>
        </w:pPrChange>
      </w:pPr>
      <w:r w:rsidRPr="008513ED">
        <w:rPr>
          <w:rFonts w:ascii="Times New Roman" w:eastAsia="Times New Roman" w:hAnsi="Times New Roman" w:cs="Times New Roman"/>
        </w:rPr>
        <w:t>After merging the laps and results dataframe, we created a new column called ‘</w:t>
      </w:r>
      <w:proofErr w:type="spellStart"/>
      <w:r w:rsidRPr="008513ED">
        <w:rPr>
          <w:rFonts w:ascii="Times New Roman" w:eastAsia="Times New Roman" w:hAnsi="Times New Roman" w:cs="Times New Roman"/>
        </w:rPr>
        <w:t>TotalTime</w:t>
      </w:r>
      <w:proofErr w:type="spellEnd"/>
      <w:r w:rsidRPr="008513ED">
        <w:rPr>
          <w:rFonts w:ascii="Times New Roman" w:eastAsia="Times New Roman" w:hAnsi="Times New Roman" w:cs="Times New Roman"/>
        </w:rPr>
        <w:t xml:space="preserve">’ that calculated the total time a driver had driven. This let us figure out how long it took each driver to reach a certain lap in a race and therefore we were able to sort the race by their total time. The issue we ran across was drivers who did not complete the race, or who were lapped, became intermingled in the </w:t>
      </w:r>
      <w:proofErr w:type="gramStart"/>
      <w:r w:rsidRPr="008513ED">
        <w:rPr>
          <w:rFonts w:ascii="Times New Roman" w:eastAsia="Times New Roman" w:hAnsi="Times New Roman" w:cs="Times New Roman"/>
        </w:rPr>
        <w:t>final results</w:t>
      </w:r>
      <w:proofErr w:type="gramEnd"/>
      <w:r w:rsidRPr="008513ED">
        <w:rPr>
          <w:rFonts w:ascii="Times New Roman" w:eastAsia="Times New Roman" w:hAnsi="Times New Roman" w:cs="Times New Roman"/>
        </w:rPr>
        <w:t>. The only way to account for those drivers would be to remove them from the dataframe – which would reduce the total number of rows from 110,124 to 3,415, a 97% loss of data. </w:t>
      </w:r>
    </w:p>
    <w:p w14:paraId="2F849A2E" w14:textId="77777777" w:rsidR="008513ED" w:rsidRPr="008513ED" w:rsidRDefault="008513ED" w:rsidP="005D18FD">
      <w:pPr>
        <w:spacing w:after="0" w:line="480" w:lineRule="auto"/>
        <w:ind w:firstLine="720"/>
        <w:rPr>
          <w:rFonts w:ascii="Times New Roman" w:eastAsia="Times New Roman" w:hAnsi="Times New Roman" w:cs="Times New Roman"/>
        </w:rPr>
        <w:pPrChange w:id="170" w:author="Andrew Estes" w:date="2023-06-25T17:11:00Z">
          <w:pPr>
            <w:spacing w:after="0" w:line="480" w:lineRule="auto"/>
          </w:pPr>
        </w:pPrChange>
      </w:pPr>
      <w:r w:rsidRPr="008513ED">
        <w:rPr>
          <w:rFonts w:ascii="Times New Roman" w:eastAsia="Times New Roman" w:hAnsi="Times New Roman" w:cs="Times New Roman"/>
        </w:rPr>
        <w:t xml:space="preserve">With our goal of predicting pit stops, we determined that knowing the positioning of each driver at the end of each lap was important. We used the Saudi Arabia race in 2021 as our test data set. We </w:t>
      </w:r>
      <w:r w:rsidRPr="008513ED">
        <w:rPr>
          <w:rFonts w:ascii="Times New Roman" w:eastAsia="Times New Roman" w:hAnsi="Times New Roman" w:cs="Times New Roman"/>
        </w:rPr>
        <w:lastRenderedPageBreak/>
        <w:t>transformed all the timing data into date-time type in seconds and performed column-wise addition to find the total lap time. </w:t>
      </w:r>
    </w:p>
    <w:p w14:paraId="0D1BB247" w14:textId="43324633" w:rsidR="008513ED" w:rsidRPr="008513ED" w:rsidRDefault="008513ED" w:rsidP="005D18FD">
      <w:pPr>
        <w:spacing w:after="0" w:line="480" w:lineRule="auto"/>
        <w:ind w:firstLine="720"/>
        <w:rPr>
          <w:rFonts w:ascii="Times New Roman" w:eastAsia="Times New Roman" w:hAnsi="Times New Roman" w:cs="Times New Roman"/>
        </w:rPr>
        <w:pPrChange w:id="171" w:author="Andrew Estes" w:date="2023-06-25T17:11:00Z">
          <w:pPr>
            <w:spacing w:after="0" w:line="480" w:lineRule="auto"/>
          </w:pPr>
        </w:pPrChange>
      </w:pPr>
      <w:r w:rsidRPr="008513ED">
        <w:rPr>
          <w:rFonts w:ascii="Times New Roman" w:eastAsia="Times New Roman" w:hAnsi="Times New Roman" w:cs="Times New Roman"/>
        </w:rPr>
        <w:t xml:space="preserve">The second step was to calculate the pit stop time. The pit stop location on all </w:t>
      </w:r>
      <w:r w:rsidR="002620DC" w:rsidRPr="008513ED">
        <w:rPr>
          <w:rFonts w:ascii="Times New Roman" w:eastAsia="Times New Roman" w:hAnsi="Times New Roman" w:cs="Times New Roman"/>
        </w:rPr>
        <w:t>racecourses</w:t>
      </w:r>
      <w:r w:rsidRPr="008513ED">
        <w:rPr>
          <w:rFonts w:ascii="Times New Roman" w:eastAsia="Times New Roman" w:hAnsi="Times New Roman" w:cs="Times New Roman"/>
        </w:rPr>
        <w:t xml:space="preserve"> is at the start/finish line. This means that whenever a pit stop happens, the “pit stop in” time happens on lap “i” and the “pit stop out” time happens on lap “i + 1”. </w:t>
      </w:r>
      <w:r w:rsidR="008472DD">
        <w:rPr>
          <w:rFonts w:ascii="Times New Roman" w:eastAsia="Times New Roman" w:hAnsi="Times New Roman" w:cs="Times New Roman"/>
        </w:rPr>
        <w:t>While this is not intuitive,</w:t>
      </w:r>
      <w:r w:rsidR="008472DD" w:rsidRPr="008472DD">
        <w:rPr>
          <w:rFonts w:ascii="Times New Roman" w:eastAsia="Times New Roman" w:hAnsi="Times New Roman" w:cs="Times New Roman"/>
        </w:rPr>
        <w:t xml:space="preserve"> </w:t>
      </w:r>
      <w:r w:rsidR="008472DD">
        <w:rPr>
          <w:rFonts w:ascii="Times New Roman" w:eastAsia="Times New Roman" w:hAnsi="Times New Roman" w:cs="Times New Roman"/>
        </w:rPr>
        <w:t>t</w:t>
      </w:r>
      <w:r w:rsidR="008472DD" w:rsidRPr="008513ED">
        <w:rPr>
          <w:rFonts w:ascii="Times New Roman" w:eastAsia="Times New Roman" w:hAnsi="Times New Roman" w:cs="Times New Roman"/>
        </w:rPr>
        <w:t>his is accurate because of the location of the pit stop on the track is right beside the start/finish line on the course</w:t>
      </w:r>
      <w:del w:id="172" w:author="Andrew Estes" w:date="2023-06-25T16:41:00Z">
        <w:r w:rsidR="008472DD" w:rsidRPr="008513ED" w:rsidDel="00DE7EB7">
          <w:rPr>
            <w:rFonts w:ascii="Times New Roman" w:eastAsia="Times New Roman" w:hAnsi="Times New Roman" w:cs="Times New Roman"/>
          </w:rPr>
          <w:delText>. </w:delText>
        </w:r>
        <w:r w:rsidRPr="008513ED" w:rsidDel="00DE7EB7">
          <w:rPr>
            <w:rFonts w:ascii="Times New Roman" w:eastAsia="Times New Roman" w:hAnsi="Times New Roman" w:cs="Times New Roman"/>
          </w:rPr>
          <w:delText xml:space="preserve"> </w:delText>
        </w:r>
      </w:del>
      <w:ins w:id="173"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 xml:space="preserve">In order to determine the true </w:t>
      </w:r>
      <w:proofErr w:type="gramStart"/>
      <w:r w:rsidRPr="008513ED">
        <w:rPr>
          <w:rFonts w:ascii="Times New Roman" w:eastAsia="Times New Roman" w:hAnsi="Times New Roman" w:cs="Times New Roman"/>
        </w:rPr>
        <w:t>pit</w:t>
      </w:r>
      <w:proofErr w:type="gramEnd"/>
      <w:r w:rsidRPr="008513ED">
        <w:rPr>
          <w:rFonts w:ascii="Times New Roman" w:eastAsia="Times New Roman" w:hAnsi="Times New Roman" w:cs="Times New Roman"/>
        </w:rPr>
        <w:t xml:space="preserve"> stop time, we used the ‘shift’ function in python to perform the diagonal subtraction of “pit in time” from “pit out time” with a lower bound of 0.</w:t>
      </w:r>
    </w:p>
    <w:p w14:paraId="7A92FFEB" w14:textId="77777777" w:rsidR="008513ED" w:rsidRPr="008513ED" w:rsidRDefault="008513ED" w:rsidP="005D18FD">
      <w:pPr>
        <w:spacing w:after="0" w:line="480" w:lineRule="auto"/>
        <w:ind w:firstLine="720"/>
        <w:rPr>
          <w:rFonts w:ascii="Times New Roman" w:eastAsia="Times New Roman" w:hAnsi="Times New Roman" w:cs="Times New Roman"/>
        </w:rPr>
        <w:pPrChange w:id="174" w:author="Andrew Estes" w:date="2023-06-25T17:11:00Z">
          <w:pPr>
            <w:spacing w:after="0" w:line="480" w:lineRule="auto"/>
          </w:pPr>
        </w:pPrChange>
      </w:pPr>
      <w:r w:rsidRPr="008513ED">
        <w:rPr>
          <w:rFonts w:ascii="Times New Roman" w:eastAsia="Times New Roman" w:hAnsi="Times New Roman" w:cs="Times New Roman"/>
        </w:rPr>
        <w:t xml:space="preserve">There were quite </w:t>
      </w:r>
      <w:proofErr w:type="gramStart"/>
      <w:r w:rsidRPr="008513ED">
        <w:rPr>
          <w:rFonts w:ascii="Times New Roman" w:eastAsia="Times New Roman" w:hAnsi="Times New Roman" w:cs="Times New Roman"/>
        </w:rPr>
        <w:t>a number of</w:t>
      </w:r>
      <w:proofErr w:type="gramEnd"/>
      <w:r w:rsidRPr="008513ED">
        <w:rPr>
          <w:rFonts w:ascii="Times New Roman" w:eastAsia="Times New Roman" w:hAnsi="Times New Roman" w:cs="Times New Roman"/>
        </w:rPr>
        <w:t xml:space="preserve"> issues that populated with pit stops. To begin with, everyone’s first lap included a pit stop exit time. This obviously is not true to the race as the drivers do not begin in the pit stop lane. This was overcome with the initial setup of the pit stop calculation by forcing the pit stop time to be 0. </w:t>
      </w:r>
    </w:p>
    <w:p w14:paraId="7470C810" w14:textId="7ABBFCC6" w:rsidR="008513ED" w:rsidRPr="008513ED" w:rsidRDefault="008513ED" w:rsidP="005D18FD">
      <w:pPr>
        <w:spacing w:after="0" w:line="480" w:lineRule="auto"/>
        <w:ind w:firstLine="720"/>
        <w:rPr>
          <w:rFonts w:ascii="Times New Roman" w:eastAsia="Times New Roman" w:hAnsi="Times New Roman" w:cs="Times New Roman"/>
        </w:rPr>
        <w:pPrChange w:id="175" w:author="Andrew Estes" w:date="2023-06-25T17:11:00Z">
          <w:pPr>
            <w:spacing w:after="0" w:line="480" w:lineRule="auto"/>
          </w:pPr>
        </w:pPrChange>
      </w:pPr>
      <w:r w:rsidRPr="008513ED">
        <w:rPr>
          <w:rFonts w:ascii="Times New Roman" w:eastAsia="Times New Roman" w:hAnsi="Times New Roman" w:cs="Times New Roman"/>
        </w:rPr>
        <w:t>The second issue was</w:t>
      </w:r>
      <w:r w:rsidR="008472DD">
        <w:rPr>
          <w:rFonts w:ascii="Times New Roman" w:eastAsia="Times New Roman" w:hAnsi="Times New Roman" w:cs="Times New Roman"/>
        </w:rPr>
        <w:t xml:space="preserve"> the timing associated with the first pit stop. </w:t>
      </w:r>
      <w:r w:rsidRPr="008513ED">
        <w:rPr>
          <w:rFonts w:ascii="Times New Roman" w:eastAsia="Times New Roman" w:hAnsi="Times New Roman" w:cs="Times New Roman"/>
        </w:rPr>
        <w:t xml:space="preserve">The first record showed a pit out time of 24 minutes 6 seconds and 51 </w:t>
      </w:r>
      <w:r w:rsidR="00D60473" w:rsidRPr="008513ED">
        <w:rPr>
          <w:rFonts w:ascii="Times New Roman" w:eastAsia="Times New Roman" w:hAnsi="Times New Roman" w:cs="Times New Roman"/>
        </w:rPr>
        <w:t>milliseconds</w:t>
      </w:r>
      <w:del w:id="176" w:author="Andrew Estes" w:date="2023-06-25T16:41:00Z">
        <w:r w:rsidRPr="008513ED" w:rsidDel="00DE7EB7">
          <w:rPr>
            <w:rFonts w:ascii="Times New Roman" w:eastAsia="Times New Roman" w:hAnsi="Times New Roman" w:cs="Times New Roman"/>
          </w:rPr>
          <w:delText>.  </w:delText>
        </w:r>
      </w:del>
      <w:ins w:id="177" w:author="Andrew Estes" w:date="2023-06-25T16:41:00Z">
        <w:r w:rsidR="00DE7EB7">
          <w:rPr>
            <w:rFonts w:ascii="Times New Roman" w:eastAsia="Times New Roman" w:hAnsi="Times New Roman" w:cs="Times New Roman"/>
          </w:rPr>
          <w:t xml:space="preserve">. </w:t>
        </w:r>
      </w:ins>
      <w:r w:rsidR="008472DD">
        <w:rPr>
          <w:rFonts w:ascii="Times New Roman" w:eastAsia="Times New Roman" w:hAnsi="Times New Roman" w:cs="Times New Roman"/>
        </w:rPr>
        <w:t xml:space="preserve">It obviously did not take any driver 24 minutes to be in the pit stop area before the first lap of the race was initiated. </w:t>
      </w:r>
    </w:p>
    <w:p w14:paraId="5AC8FEE9" w14:textId="6391A3C1" w:rsidR="008472DD" w:rsidRPr="008513ED" w:rsidRDefault="008472DD" w:rsidP="005D18FD">
      <w:pPr>
        <w:spacing w:after="0" w:line="480" w:lineRule="auto"/>
        <w:ind w:firstLine="720"/>
        <w:rPr>
          <w:rFonts w:ascii="Times New Roman" w:eastAsia="Times New Roman" w:hAnsi="Times New Roman" w:cs="Times New Roman"/>
        </w:rPr>
        <w:pPrChange w:id="178" w:author="Andrew Estes" w:date="2023-06-25T17:11:00Z">
          <w:pPr>
            <w:spacing w:after="0" w:line="480" w:lineRule="auto"/>
          </w:pPr>
        </w:pPrChange>
      </w:pPr>
      <w:r>
        <w:rPr>
          <w:rFonts w:ascii="Times New Roman" w:eastAsia="Times New Roman" w:hAnsi="Times New Roman" w:cs="Times New Roman"/>
        </w:rPr>
        <w:t xml:space="preserve">One way to combat the timing was to look at sector times. There are three sectors in a race, and if we sum all three sectors, we should get the total time of the lap per driver. </w:t>
      </w:r>
      <w:r w:rsidR="008513ED" w:rsidRPr="008513ED">
        <w:rPr>
          <w:rFonts w:ascii="Times New Roman" w:eastAsia="Times New Roman" w:hAnsi="Times New Roman" w:cs="Times New Roman"/>
        </w:rPr>
        <w:t>Sector time of a lap per driver is based upon their actual timing in that sector.</w:t>
      </w:r>
      <w:r>
        <w:rPr>
          <w:rFonts w:ascii="Times New Roman" w:eastAsia="Times New Roman" w:hAnsi="Times New Roman" w:cs="Times New Roman"/>
        </w:rPr>
        <w:t xml:space="preserve"> However, wh</w:t>
      </w:r>
      <w:r w:rsidRPr="008513ED">
        <w:rPr>
          <w:rFonts w:ascii="Times New Roman" w:eastAsia="Times New Roman" w:hAnsi="Times New Roman" w:cs="Times New Roman"/>
        </w:rPr>
        <w:t>enever there was a pit stop out time, there was no sector 1 time</w:t>
      </w:r>
      <w:r>
        <w:rPr>
          <w:rFonts w:ascii="Times New Roman" w:eastAsia="Times New Roman" w:hAnsi="Times New Roman" w:cs="Times New Roman"/>
        </w:rPr>
        <w:t xml:space="preserve">. </w:t>
      </w:r>
    </w:p>
    <w:p w14:paraId="055E8376" w14:textId="18DD2780" w:rsidR="008513ED" w:rsidRPr="008513ED" w:rsidRDefault="008472DD" w:rsidP="005D18FD">
      <w:pPr>
        <w:spacing w:after="0" w:line="480" w:lineRule="auto"/>
        <w:ind w:firstLine="720"/>
        <w:rPr>
          <w:rFonts w:ascii="Times New Roman" w:eastAsia="Times New Roman" w:hAnsi="Times New Roman" w:cs="Times New Roman"/>
        </w:rPr>
        <w:pPrChange w:id="179" w:author="Andrew Estes" w:date="2023-06-25T17:11:00Z">
          <w:pPr>
            <w:spacing w:after="0" w:line="480" w:lineRule="auto"/>
          </w:pPr>
        </w:pPrChange>
      </w:pPr>
      <w:r>
        <w:rPr>
          <w:rFonts w:ascii="Times New Roman" w:eastAsia="Times New Roman" w:hAnsi="Times New Roman" w:cs="Times New Roman"/>
        </w:rPr>
        <w:t>A similarly named variable was the sector time per session. This had additional timing issues - f</w:t>
      </w:r>
      <w:r w:rsidR="008513ED" w:rsidRPr="008513ED">
        <w:rPr>
          <w:rFonts w:ascii="Times New Roman" w:eastAsia="Times New Roman" w:hAnsi="Times New Roman" w:cs="Times New Roman"/>
        </w:rPr>
        <w:t xml:space="preserve">or example, sector 2 time in the Brazil 2021 race in the first observation was 29 seconds and 642 </w:t>
      </w:r>
      <w:r w:rsidR="00D60473" w:rsidRPr="008513ED">
        <w:rPr>
          <w:rFonts w:ascii="Times New Roman" w:eastAsia="Times New Roman" w:hAnsi="Times New Roman" w:cs="Times New Roman"/>
        </w:rPr>
        <w:t>milliseconds</w:t>
      </w:r>
      <w:r w:rsidR="008513ED" w:rsidRPr="008513ED">
        <w:rPr>
          <w:rFonts w:ascii="Times New Roman" w:eastAsia="Times New Roman" w:hAnsi="Times New Roman" w:cs="Times New Roman"/>
        </w:rPr>
        <w:t>. However, there is a sector time per session variable showed the sector 2 time of 1 hour 2 minutes 43 seconds and 773 milliseconds</w:t>
      </w:r>
      <w:del w:id="180" w:author="Andrew Estes" w:date="2023-06-25T16:41:00Z">
        <w:r w:rsidR="008513ED" w:rsidRPr="008513ED" w:rsidDel="00DE7EB7">
          <w:rPr>
            <w:rFonts w:ascii="Times New Roman" w:eastAsia="Times New Roman" w:hAnsi="Times New Roman" w:cs="Times New Roman"/>
          </w:rPr>
          <w:delText xml:space="preserve">.  </w:delText>
        </w:r>
      </w:del>
      <w:ins w:id="181" w:author="Andrew Estes" w:date="2023-06-25T16:41:00Z">
        <w:r w:rsidR="00DE7EB7">
          <w:rPr>
            <w:rFonts w:ascii="Times New Roman" w:eastAsia="Times New Roman" w:hAnsi="Times New Roman" w:cs="Times New Roman"/>
          </w:rPr>
          <w:t xml:space="preserve">. </w:t>
        </w:r>
      </w:ins>
      <w:r w:rsidR="00544611">
        <w:rPr>
          <w:rFonts w:ascii="Times New Roman" w:eastAsia="Times New Roman" w:hAnsi="Times New Roman" w:cs="Times New Roman"/>
        </w:rPr>
        <w:t xml:space="preserve">The difference is the “session” which has nothing at all to do with the start of the race. </w:t>
      </w:r>
    </w:p>
    <w:p w14:paraId="15E60569" w14:textId="3914E262" w:rsidR="008513ED" w:rsidRPr="008513ED" w:rsidRDefault="008513ED" w:rsidP="005D18FD">
      <w:pPr>
        <w:spacing w:after="0" w:line="480" w:lineRule="auto"/>
        <w:ind w:firstLine="720"/>
        <w:rPr>
          <w:rFonts w:ascii="Times New Roman" w:eastAsia="Times New Roman" w:hAnsi="Times New Roman" w:cs="Times New Roman"/>
        </w:rPr>
        <w:pPrChange w:id="182" w:author="Andrew Estes" w:date="2023-06-25T17:11:00Z">
          <w:pPr>
            <w:spacing w:after="0" w:line="480" w:lineRule="auto"/>
          </w:pPr>
        </w:pPrChange>
      </w:pPr>
      <w:r w:rsidRPr="008513ED">
        <w:rPr>
          <w:rFonts w:ascii="Times New Roman" w:eastAsia="Times New Roman" w:hAnsi="Times New Roman" w:cs="Times New Roman"/>
        </w:rPr>
        <w:lastRenderedPageBreak/>
        <w:t xml:space="preserve">We then created a cumulative time per lap by driver. We want to know how much time has elapsed for each driver at the end of each lap to determine their positioning. Pandas has a </w:t>
      </w:r>
      <w:r w:rsidR="00D60473" w:rsidRPr="008513ED">
        <w:rPr>
          <w:rFonts w:ascii="Times New Roman" w:eastAsia="Times New Roman" w:hAnsi="Times New Roman" w:cs="Times New Roman"/>
        </w:rPr>
        <w:t>built-in</w:t>
      </w:r>
      <w:r w:rsidRPr="008513ED">
        <w:rPr>
          <w:rFonts w:ascii="Times New Roman" w:eastAsia="Times New Roman" w:hAnsi="Times New Roman" w:cs="Times New Roman"/>
        </w:rPr>
        <w:t xml:space="preserve"> cumulative summing function that was used in conjunction with the </w:t>
      </w:r>
      <w:proofErr w:type="spellStart"/>
      <w:r w:rsidRPr="008513ED">
        <w:rPr>
          <w:rFonts w:ascii="Times New Roman" w:eastAsia="Times New Roman" w:hAnsi="Times New Roman" w:cs="Times New Roman"/>
          <w:i/>
          <w:iCs/>
        </w:rPr>
        <w:t>groupby</w:t>
      </w:r>
      <w:proofErr w:type="spellEnd"/>
      <w:r w:rsidRPr="008513ED">
        <w:rPr>
          <w:rFonts w:ascii="Times New Roman" w:eastAsia="Times New Roman" w:hAnsi="Times New Roman" w:cs="Times New Roman"/>
        </w:rPr>
        <w:t xml:space="preserve"> method. </w:t>
      </w:r>
    </w:p>
    <w:p w14:paraId="346A41D2" w14:textId="77777777" w:rsidR="008513ED" w:rsidRPr="008513ED" w:rsidRDefault="008513ED" w:rsidP="005D18FD">
      <w:pPr>
        <w:spacing w:after="0" w:line="480" w:lineRule="auto"/>
        <w:ind w:firstLine="720"/>
        <w:rPr>
          <w:rFonts w:ascii="Times New Roman" w:eastAsia="Times New Roman" w:hAnsi="Times New Roman" w:cs="Times New Roman"/>
        </w:rPr>
        <w:pPrChange w:id="183" w:author="Andrew Estes" w:date="2023-06-25T17:11:00Z">
          <w:pPr>
            <w:spacing w:after="0" w:line="480" w:lineRule="auto"/>
          </w:pPr>
        </w:pPrChange>
      </w:pPr>
      <w:r w:rsidRPr="008513ED">
        <w:rPr>
          <w:rFonts w:ascii="Times New Roman" w:eastAsia="Times New Roman" w:hAnsi="Times New Roman" w:cs="Times New Roman"/>
        </w:rPr>
        <w:t>We sorted that output by time. We are in the position to know the results of the race. Based off the cumulative time, the ending order should result with the point structure: 26, 18, 15, 12, 10, 8, 6, 4, 2, 1, 0, 0. However, our output was well off: 12, 26, 15, 18, 10, 2, 1, 4, 0, 6, 8, 0 (only 3rd and 7th are accurate)</w:t>
      </w:r>
    </w:p>
    <w:p w14:paraId="6B6BE35D" w14:textId="5B10897A" w:rsidR="008513ED" w:rsidRPr="008513ED" w:rsidRDefault="008513ED" w:rsidP="005D18FD">
      <w:pPr>
        <w:spacing w:after="0" w:line="480" w:lineRule="auto"/>
        <w:ind w:firstLine="720"/>
        <w:rPr>
          <w:rFonts w:ascii="Times New Roman" w:eastAsia="Times New Roman" w:hAnsi="Times New Roman" w:cs="Times New Roman"/>
        </w:rPr>
        <w:pPrChange w:id="184" w:author="Andrew Estes" w:date="2023-06-25T17:11:00Z">
          <w:pPr>
            <w:spacing w:after="0" w:line="480" w:lineRule="auto"/>
          </w:pPr>
        </w:pPrChange>
      </w:pPr>
      <w:r w:rsidRPr="008513ED">
        <w:rPr>
          <w:rFonts w:ascii="Times New Roman" w:eastAsia="Times New Roman" w:hAnsi="Times New Roman" w:cs="Times New Roman"/>
        </w:rPr>
        <w:t xml:space="preserve">The issue was mainly with the pit stop times. Due to red flags and potentially other unknown features, the length of pit </w:t>
      </w:r>
      <w:proofErr w:type="gramStart"/>
      <w:r w:rsidRPr="008513ED">
        <w:rPr>
          <w:rFonts w:ascii="Times New Roman" w:eastAsia="Times New Roman" w:hAnsi="Times New Roman" w:cs="Times New Roman"/>
        </w:rPr>
        <w:t>stop</w:t>
      </w:r>
      <w:proofErr w:type="gramEnd"/>
      <w:r w:rsidRPr="008513ED">
        <w:rPr>
          <w:rFonts w:ascii="Times New Roman" w:eastAsia="Times New Roman" w:hAnsi="Times New Roman" w:cs="Times New Roman"/>
        </w:rPr>
        <w:t xml:space="preserve"> times became inaccurate as the race was re-started and drivers in first place spent longer in the pit stop than others. </w:t>
      </w:r>
    </w:p>
    <w:p w14:paraId="24FE4AF7" w14:textId="77777777" w:rsidR="008513ED" w:rsidRPr="008513ED" w:rsidRDefault="008513ED" w:rsidP="005D18FD">
      <w:pPr>
        <w:spacing w:after="0" w:line="480" w:lineRule="auto"/>
        <w:ind w:firstLine="720"/>
        <w:rPr>
          <w:rFonts w:ascii="Times New Roman" w:eastAsia="Times New Roman" w:hAnsi="Times New Roman" w:cs="Times New Roman"/>
        </w:rPr>
        <w:pPrChange w:id="185" w:author="Andrew Estes" w:date="2023-06-25T17:11:00Z">
          <w:pPr>
            <w:spacing w:after="0" w:line="480" w:lineRule="auto"/>
          </w:pPr>
        </w:pPrChange>
      </w:pPr>
      <w:r w:rsidRPr="008513ED">
        <w:rPr>
          <w:rFonts w:ascii="Times New Roman" w:eastAsia="Times New Roman" w:hAnsi="Times New Roman" w:cs="Times New Roman"/>
        </w:rPr>
        <w:t>We then removed pit stops and just sorted by race time, which resulted in closer to accurate results: 18, 26, 12, 15, 10, 8, 6, 4, 1, 2, 0, 0. There are three positions that are mistaken, and they are all off by exactly one spot (1st vs 2nd, 3rd vs 4th, and 8th vs 9th).</w:t>
      </w:r>
    </w:p>
    <w:p w14:paraId="4A8EBA06" w14:textId="6D89DD36" w:rsidR="008513ED" w:rsidRPr="008513ED" w:rsidRDefault="008513ED" w:rsidP="004C4259">
      <w:pPr>
        <w:spacing w:after="0" w:line="480" w:lineRule="auto"/>
        <w:ind w:firstLine="720"/>
        <w:rPr>
          <w:rFonts w:ascii="Times New Roman" w:eastAsia="Times New Roman" w:hAnsi="Times New Roman" w:cs="Times New Roman"/>
        </w:rPr>
        <w:pPrChange w:id="186" w:author="Andrew Estes" w:date="2023-06-25T18:22:00Z">
          <w:pPr>
            <w:spacing w:after="0" w:line="480" w:lineRule="auto"/>
          </w:pPr>
        </w:pPrChange>
      </w:pPr>
      <w:r w:rsidRPr="008513ED">
        <w:rPr>
          <w:rFonts w:ascii="Times New Roman" w:eastAsia="Times New Roman" w:hAnsi="Times New Roman" w:cs="Times New Roman"/>
        </w:rPr>
        <w:t xml:space="preserve">Another attempt was made by removing all the rows with red flags. This </w:t>
      </w:r>
      <w:r w:rsidR="00C50319">
        <w:rPr>
          <w:rFonts w:ascii="Times New Roman" w:eastAsia="Times New Roman" w:hAnsi="Times New Roman" w:cs="Times New Roman"/>
        </w:rPr>
        <w:t xml:space="preserve">change resulted in </w:t>
      </w:r>
      <w:r w:rsidRPr="008513ED">
        <w:rPr>
          <w:rFonts w:ascii="Times New Roman" w:eastAsia="Times New Roman" w:hAnsi="Times New Roman" w:cs="Times New Roman"/>
        </w:rPr>
        <w:t>a final sorting of 12, 26, 15, 18, 10, 2, 1, 4, 0, 6, 8, 0</w:t>
      </w:r>
      <w:r w:rsidR="00544611">
        <w:rPr>
          <w:rFonts w:ascii="Times New Roman" w:eastAsia="Times New Roman" w:hAnsi="Times New Roman" w:cs="Times New Roman"/>
        </w:rPr>
        <w:t xml:space="preserve"> (seven of the 12 positions are incorrect). </w:t>
      </w:r>
    </w:p>
    <w:p w14:paraId="60835F48" w14:textId="745AB718" w:rsidR="008513ED" w:rsidRPr="008513ED" w:rsidRDefault="008513ED" w:rsidP="004C4259">
      <w:pPr>
        <w:spacing w:after="0" w:line="480" w:lineRule="auto"/>
        <w:ind w:firstLine="720"/>
        <w:rPr>
          <w:rFonts w:ascii="Times New Roman" w:eastAsia="Times New Roman" w:hAnsi="Times New Roman" w:cs="Times New Roman"/>
        </w:rPr>
        <w:pPrChange w:id="187" w:author="Andrew Estes" w:date="2023-06-25T18:22:00Z">
          <w:pPr>
            <w:spacing w:after="0" w:line="480" w:lineRule="auto"/>
          </w:pPr>
        </w:pPrChange>
      </w:pPr>
      <w:r w:rsidRPr="008513ED">
        <w:rPr>
          <w:rFonts w:ascii="Times New Roman" w:eastAsia="Times New Roman" w:hAnsi="Times New Roman" w:cs="Times New Roman"/>
        </w:rPr>
        <w:t xml:space="preserve">The timing data is a </w:t>
      </w:r>
      <w:ins w:id="188" w:author="Andrew Estes" w:date="2023-06-25T18:22:00Z">
        <w:r w:rsidR="004C4259">
          <w:rPr>
            <w:rFonts w:ascii="Times New Roman" w:eastAsia="Times New Roman" w:hAnsi="Times New Roman" w:cs="Times New Roman"/>
          </w:rPr>
          <w:t xml:space="preserve">such a </w:t>
        </w:r>
      </w:ins>
      <w:r w:rsidRPr="008513ED">
        <w:rPr>
          <w:rFonts w:ascii="Times New Roman" w:eastAsia="Times New Roman" w:hAnsi="Times New Roman" w:cs="Times New Roman"/>
        </w:rPr>
        <w:t xml:space="preserve">known issue </w:t>
      </w:r>
      <w:ins w:id="189" w:author="Andrew Estes" w:date="2023-06-25T18:22:00Z">
        <w:r w:rsidR="004C4259">
          <w:rPr>
            <w:rFonts w:ascii="Times New Roman" w:eastAsia="Times New Roman" w:hAnsi="Times New Roman" w:cs="Times New Roman"/>
          </w:rPr>
          <w:t>within the dat</w:t>
        </w:r>
      </w:ins>
      <w:ins w:id="190" w:author="Andrew Estes" w:date="2023-06-25T18:23:00Z">
        <w:r w:rsidR="004C4259">
          <w:rPr>
            <w:rFonts w:ascii="Times New Roman" w:eastAsia="Times New Roman" w:hAnsi="Times New Roman" w:cs="Times New Roman"/>
          </w:rPr>
          <w:t xml:space="preserve">a </w:t>
        </w:r>
      </w:ins>
      <w:del w:id="191" w:author="Andrew Estes" w:date="2023-06-25T18:23:00Z">
        <w:r w:rsidRPr="008513ED" w:rsidDel="004C4259">
          <w:rPr>
            <w:rFonts w:ascii="Times New Roman" w:eastAsia="Times New Roman" w:hAnsi="Times New Roman" w:cs="Times New Roman"/>
          </w:rPr>
          <w:delText>such that</w:delText>
        </w:r>
      </w:del>
      <w:r w:rsidRPr="008513ED">
        <w:rPr>
          <w:rFonts w:ascii="Times New Roman" w:eastAsia="Times New Roman" w:hAnsi="Times New Roman" w:cs="Times New Roman"/>
        </w:rPr>
        <w:t xml:space="preserve"> </w:t>
      </w:r>
      <w:ins w:id="192" w:author="Andrew Estes" w:date="2023-06-25T18:23:00Z">
        <w:r w:rsidR="004C4259">
          <w:rPr>
            <w:rFonts w:ascii="Times New Roman" w:eastAsia="Times New Roman" w:hAnsi="Times New Roman" w:cs="Times New Roman"/>
          </w:rPr>
          <w:t xml:space="preserve">that </w:t>
        </w:r>
      </w:ins>
      <w:r w:rsidRPr="008513ED">
        <w:rPr>
          <w:rFonts w:ascii="Times New Roman" w:eastAsia="Times New Roman" w:hAnsi="Times New Roman" w:cs="Times New Roman"/>
        </w:rPr>
        <w:t>there is an entire column dedicated to determining if the start lap time and end lap time are synced up correctly</w:t>
      </w:r>
      <w:r w:rsidR="002620DC">
        <w:rPr>
          <w:rFonts w:ascii="Times New Roman" w:eastAsia="Times New Roman" w:hAnsi="Times New Roman" w:cs="Times New Roman"/>
        </w:rPr>
        <w:t>.</w:t>
      </w:r>
    </w:p>
    <w:p w14:paraId="2AEB2499" w14:textId="148EFABB" w:rsidR="008513ED" w:rsidRPr="008513ED" w:rsidRDefault="008513ED" w:rsidP="004C4259">
      <w:pPr>
        <w:spacing w:after="0" w:line="480" w:lineRule="auto"/>
        <w:ind w:firstLine="720"/>
        <w:rPr>
          <w:rFonts w:ascii="Times New Roman" w:eastAsia="Times New Roman" w:hAnsi="Times New Roman" w:cs="Times New Roman"/>
        </w:rPr>
        <w:pPrChange w:id="193" w:author="Andrew Estes" w:date="2023-06-25T18:23:00Z">
          <w:pPr>
            <w:spacing w:after="0" w:line="480" w:lineRule="auto"/>
          </w:pPr>
        </w:pPrChange>
      </w:pPr>
      <w:r w:rsidRPr="008513ED">
        <w:rPr>
          <w:rFonts w:ascii="Times New Roman" w:eastAsia="Times New Roman" w:hAnsi="Times New Roman" w:cs="Times New Roman"/>
        </w:rPr>
        <w:t xml:space="preserve">Since our other attempts left us worse off than the original calculation, we stuck with </w:t>
      </w:r>
      <w:ins w:id="194" w:author="Andrew Estes" w:date="2023-06-25T18:23:00Z">
        <w:r w:rsidR="004C4259">
          <w:rPr>
            <w:rFonts w:ascii="Times New Roman" w:eastAsia="Times New Roman" w:hAnsi="Times New Roman" w:cs="Times New Roman"/>
          </w:rPr>
          <w:t>the original calculation</w:t>
        </w:r>
      </w:ins>
      <w:del w:id="195" w:author="Andrew Estes" w:date="2023-06-25T18:23:00Z">
        <w:r w:rsidRPr="008513ED" w:rsidDel="004C4259">
          <w:rPr>
            <w:rFonts w:ascii="Times New Roman" w:eastAsia="Times New Roman" w:hAnsi="Times New Roman" w:cs="Times New Roman"/>
          </w:rPr>
          <w:delText>it</w:delText>
        </w:r>
      </w:del>
      <w:r w:rsidRPr="008513ED">
        <w:rPr>
          <w:rFonts w:ascii="Times New Roman" w:eastAsia="Times New Roman" w:hAnsi="Times New Roman" w:cs="Times New Roman"/>
        </w:rPr>
        <w:t xml:space="preserve"> with the caveat that sometimes non-finishers are included in the final lap’s data. It was not </w:t>
      </w:r>
      <w:del w:id="196" w:author="Andrew Estes" w:date="2023-06-25T18:23:00Z">
        <w:r w:rsidRPr="008513ED" w:rsidDel="004C4259">
          <w:rPr>
            <w:rFonts w:ascii="Times New Roman" w:eastAsia="Times New Roman" w:hAnsi="Times New Roman" w:cs="Times New Roman"/>
          </w:rPr>
          <w:delText xml:space="preserve">prudent </w:delText>
        </w:r>
      </w:del>
      <w:ins w:id="197" w:author="Andrew Estes" w:date="2023-06-25T18:23:00Z">
        <w:r w:rsidR="004C4259">
          <w:rPr>
            <w:rFonts w:ascii="Times New Roman" w:eastAsia="Times New Roman" w:hAnsi="Times New Roman" w:cs="Times New Roman"/>
          </w:rPr>
          <w:t>efficient</w:t>
        </w:r>
        <w:r w:rsidR="004C4259" w:rsidRPr="008513ED">
          <w:rPr>
            <w:rFonts w:ascii="Times New Roman" w:eastAsia="Times New Roman" w:hAnsi="Times New Roman" w:cs="Times New Roman"/>
          </w:rPr>
          <w:t xml:space="preserve"> </w:t>
        </w:r>
      </w:ins>
      <w:r w:rsidRPr="008513ED">
        <w:rPr>
          <w:rFonts w:ascii="Times New Roman" w:eastAsia="Times New Roman" w:hAnsi="Times New Roman" w:cs="Times New Roman"/>
        </w:rPr>
        <w:t xml:space="preserve">to continue attempting to manipulate the data to obtain the most accurate results. </w:t>
      </w:r>
      <w:r w:rsidR="00C50319">
        <w:rPr>
          <w:rFonts w:ascii="Times New Roman" w:eastAsia="Times New Roman" w:hAnsi="Times New Roman" w:cs="Times New Roman"/>
        </w:rPr>
        <w:t>With the original calculation, w</w:t>
      </w:r>
      <w:r w:rsidR="00544611">
        <w:rPr>
          <w:rFonts w:ascii="Times New Roman" w:eastAsia="Times New Roman" w:hAnsi="Times New Roman" w:cs="Times New Roman"/>
        </w:rPr>
        <w:t xml:space="preserve">e </w:t>
      </w:r>
      <w:r w:rsidR="00C50319">
        <w:rPr>
          <w:rFonts w:ascii="Times New Roman" w:eastAsia="Times New Roman" w:hAnsi="Times New Roman" w:cs="Times New Roman"/>
        </w:rPr>
        <w:t xml:space="preserve">would </w:t>
      </w:r>
      <w:del w:id="198" w:author="Andrew Estes" w:date="2023-06-25T18:24:00Z">
        <w:r w:rsidR="00C50319" w:rsidDel="004C4259">
          <w:rPr>
            <w:rFonts w:ascii="Times New Roman" w:eastAsia="Times New Roman" w:hAnsi="Times New Roman" w:cs="Times New Roman"/>
          </w:rPr>
          <w:delText>d</w:delText>
        </w:r>
      </w:del>
      <w:r w:rsidR="00C50319">
        <w:rPr>
          <w:rFonts w:ascii="Times New Roman" w:eastAsia="Times New Roman" w:hAnsi="Times New Roman" w:cs="Times New Roman"/>
        </w:rPr>
        <w:t xml:space="preserve"> have </w:t>
      </w:r>
      <w:del w:id="199" w:author="Andrew Estes" w:date="2023-06-25T18:24:00Z">
        <w:r w:rsidR="00C50319" w:rsidDel="004C4259">
          <w:rPr>
            <w:rFonts w:ascii="Times New Roman" w:eastAsia="Times New Roman" w:hAnsi="Times New Roman" w:cs="Times New Roman"/>
          </w:rPr>
          <w:delText>to</w:delText>
        </w:r>
        <w:r w:rsidR="00544611" w:rsidDel="004C4259">
          <w:rPr>
            <w:rFonts w:ascii="Times New Roman" w:eastAsia="Times New Roman" w:hAnsi="Times New Roman" w:cs="Times New Roman"/>
          </w:rPr>
          <w:delText>could determine</w:delText>
        </w:r>
      </w:del>
      <w:ins w:id="200" w:author="Andrew Estes" w:date="2023-06-25T18:24:00Z">
        <w:r w:rsidR="004C4259">
          <w:rPr>
            <w:rFonts w:ascii="Times New Roman" w:eastAsia="Times New Roman" w:hAnsi="Times New Roman" w:cs="Times New Roman"/>
          </w:rPr>
          <w:t>to determine</w:t>
        </w:r>
      </w:ins>
      <w:r w:rsidRPr="008513ED">
        <w:rPr>
          <w:rFonts w:ascii="Times New Roman" w:eastAsia="Times New Roman" w:hAnsi="Times New Roman" w:cs="Times New Roman"/>
        </w:rPr>
        <w:t xml:space="preserve"> the number of non-finishing or lapped drivers who were interspersed in the </w:t>
      </w:r>
      <w:proofErr w:type="gramStart"/>
      <w:r w:rsidRPr="008513ED">
        <w:rPr>
          <w:rFonts w:ascii="Times New Roman" w:eastAsia="Times New Roman" w:hAnsi="Times New Roman" w:cs="Times New Roman"/>
        </w:rPr>
        <w:t>final results</w:t>
      </w:r>
      <w:proofErr w:type="gramEnd"/>
      <w:r w:rsidRPr="008513ED">
        <w:rPr>
          <w:rFonts w:ascii="Times New Roman" w:eastAsia="Times New Roman" w:hAnsi="Times New Roman" w:cs="Times New Roman"/>
        </w:rPr>
        <w:t xml:space="preserve"> </w:t>
      </w:r>
      <w:r w:rsidR="00544611">
        <w:rPr>
          <w:rFonts w:ascii="Times New Roman" w:eastAsia="Times New Roman" w:hAnsi="Times New Roman" w:cs="Times New Roman"/>
        </w:rPr>
        <w:t xml:space="preserve">and remove them from the dataframe. This </w:t>
      </w:r>
      <w:r w:rsidRPr="008513ED">
        <w:rPr>
          <w:rFonts w:ascii="Times New Roman" w:eastAsia="Times New Roman" w:hAnsi="Times New Roman" w:cs="Times New Roman"/>
        </w:rPr>
        <w:t xml:space="preserve">was not feasible to calculate as it was a manual adjustment for 103 races, which would </w:t>
      </w:r>
      <w:r w:rsidR="00544611">
        <w:rPr>
          <w:rFonts w:ascii="Times New Roman" w:eastAsia="Times New Roman" w:hAnsi="Times New Roman" w:cs="Times New Roman"/>
        </w:rPr>
        <w:t xml:space="preserve">require </w:t>
      </w:r>
      <w:r w:rsidRPr="008513ED">
        <w:rPr>
          <w:rFonts w:ascii="Times New Roman" w:eastAsia="Times New Roman" w:hAnsi="Times New Roman" w:cs="Times New Roman"/>
        </w:rPr>
        <w:t xml:space="preserve">a comparison of 2060 </w:t>
      </w:r>
      <w:r w:rsidR="00544611">
        <w:rPr>
          <w:rFonts w:ascii="Times New Roman" w:eastAsia="Times New Roman" w:hAnsi="Times New Roman" w:cs="Times New Roman"/>
        </w:rPr>
        <w:t xml:space="preserve">dataframe </w:t>
      </w:r>
      <w:r w:rsidRPr="008513ED">
        <w:rPr>
          <w:rFonts w:ascii="Times New Roman" w:eastAsia="Times New Roman" w:hAnsi="Times New Roman" w:cs="Times New Roman"/>
        </w:rPr>
        <w:t>rows to real-world results</w:t>
      </w:r>
      <w:r w:rsidR="00544611">
        <w:rPr>
          <w:rFonts w:ascii="Times New Roman" w:eastAsia="Times New Roman" w:hAnsi="Times New Roman" w:cs="Times New Roman"/>
        </w:rPr>
        <w:t xml:space="preserve">. Furthermore, </w:t>
      </w:r>
      <w:r w:rsidR="00C50319">
        <w:rPr>
          <w:rFonts w:ascii="Times New Roman" w:eastAsia="Times New Roman" w:hAnsi="Times New Roman" w:cs="Times New Roman"/>
        </w:rPr>
        <w:t>doing so</w:t>
      </w:r>
      <w:r w:rsidR="00544611">
        <w:rPr>
          <w:rFonts w:ascii="Times New Roman" w:eastAsia="Times New Roman" w:hAnsi="Times New Roman" w:cs="Times New Roman"/>
        </w:rPr>
        <w:t xml:space="preserve"> </w:t>
      </w:r>
      <w:r w:rsidR="00C50319">
        <w:rPr>
          <w:rFonts w:ascii="Times New Roman" w:eastAsia="Times New Roman" w:hAnsi="Times New Roman" w:cs="Times New Roman"/>
        </w:rPr>
        <w:t>would not</w:t>
      </w:r>
      <w:r w:rsidR="00544611">
        <w:rPr>
          <w:rFonts w:ascii="Times New Roman" w:eastAsia="Times New Roman" w:hAnsi="Times New Roman" w:cs="Times New Roman"/>
        </w:rPr>
        <w:t xml:space="preserve"> actually solve the problem – it</w:t>
      </w:r>
      <w:r w:rsidR="00C50319">
        <w:rPr>
          <w:rFonts w:ascii="Times New Roman" w:eastAsia="Times New Roman" w:hAnsi="Times New Roman" w:cs="Times New Roman"/>
        </w:rPr>
        <w:t xml:space="preserve"> would focus on the top finishers, but the point of the study was to predict pit stops </w:t>
      </w:r>
      <w:proofErr w:type="gramStart"/>
      <w:r w:rsidR="00C50319">
        <w:rPr>
          <w:rFonts w:ascii="Times New Roman" w:eastAsia="Times New Roman" w:hAnsi="Times New Roman" w:cs="Times New Roman"/>
        </w:rPr>
        <w:t xml:space="preserve">for </w:t>
      </w:r>
      <w:r w:rsidR="00544611">
        <w:rPr>
          <w:rFonts w:ascii="Times New Roman" w:eastAsia="Times New Roman" w:hAnsi="Times New Roman" w:cs="Times New Roman"/>
        </w:rPr>
        <w:t xml:space="preserve"> all</w:t>
      </w:r>
      <w:proofErr w:type="gramEnd"/>
      <w:r w:rsidR="00544611">
        <w:rPr>
          <w:rFonts w:ascii="Times New Roman" w:eastAsia="Times New Roman" w:hAnsi="Times New Roman" w:cs="Times New Roman"/>
        </w:rPr>
        <w:t xml:space="preserve"> drivers at any given lap at any given racecourse. </w:t>
      </w:r>
    </w:p>
    <w:p w14:paraId="19E7DA73" w14:textId="77411ECE" w:rsidR="008513ED" w:rsidRPr="008513ED" w:rsidRDefault="008513ED" w:rsidP="00346A49">
      <w:pPr>
        <w:spacing w:after="0" w:line="480" w:lineRule="auto"/>
        <w:ind w:firstLine="720"/>
        <w:rPr>
          <w:rFonts w:ascii="Times New Roman" w:eastAsia="Times New Roman" w:hAnsi="Times New Roman" w:cs="Times New Roman"/>
        </w:rPr>
        <w:pPrChange w:id="201" w:author="Andrew Estes" w:date="2023-06-25T17:12:00Z">
          <w:pPr>
            <w:spacing w:after="0" w:line="480" w:lineRule="auto"/>
          </w:pPr>
        </w:pPrChange>
      </w:pPr>
      <w:r w:rsidRPr="008513ED">
        <w:rPr>
          <w:rFonts w:ascii="Times New Roman" w:eastAsia="Times New Roman" w:hAnsi="Times New Roman" w:cs="Times New Roman"/>
        </w:rPr>
        <w:lastRenderedPageBreak/>
        <w:t>In addition to the dataframes from the laps and results, there were separate dataframes for weather and messages from race control, and the results. Those were also formed in a similar manner</w:t>
      </w:r>
      <w:del w:id="202" w:author="Andrew Estes" w:date="2023-06-25T16:41:00Z">
        <w:r w:rsidRPr="008513ED" w:rsidDel="00DE7EB7">
          <w:rPr>
            <w:rFonts w:ascii="Times New Roman" w:eastAsia="Times New Roman" w:hAnsi="Times New Roman" w:cs="Times New Roman"/>
          </w:rPr>
          <w:delText xml:space="preserve">.  </w:delText>
        </w:r>
      </w:del>
      <w:ins w:id="203"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 xml:space="preserve">The reason for including the non-timing data was the impact this data has on the decision to make a pit stop or to stay out. Weather affects tire life and going from a torrential downpour to a blazing sun would require a change of tires. Race control messages can be sent out when there is a yellow flag or other issue that requires drivers to reduce their speed by a certain percentage. Under normal conditions, with the drivers driving at full speed, it is normal for a pit stop to have a driver lose 20 seconds. Under yellow flag conditions, that loss is reduced </w:t>
      </w:r>
      <w:r w:rsidR="00544611">
        <w:rPr>
          <w:rFonts w:ascii="Times New Roman" w:eastAsia="Times New Roman" w:hAnsi="Times New Roman" w:cs="Times New Roman"/>
        </w:rPr>
        <w:t>by 20% to 40%</w:t>
      </w:r>
      <w:r w:rsidR="00D60473" w:rsidRPr="008513ED">
        <w:rPr>
          <w:rFonts w:ascii="Times New Roman" w:eastAsia="Times New Roman" w:hAnsi="Times New Roman" w:cs="Times New Roman"/>
        </w:rPr>
        <w:t>,</w:t>
      </w:r>
      <w:r w:rsidRPr="008513ED">
        <w:rPr>
          <w:rFonts w:ascii="Times New Roman" w:eastAsia="Times New Roman" w:hAnsi="Times New Roman" w:cs="Times New Roman"/>
        </w:rPr>
        <w:t xml:space="preserve"> and they get fresher </w:t>
      </w:r>
      <w:r w:rsidR="00D60473" w:rsidRPr="008513ED">
        <w:rPr>
          <w:rFonts w:ascii="Times New Roman" w:eastAsia="Times New Roman" w:hAnsi="Times New Roman" w:cs="Times New Roman"/>
        </w:rPr>
        <w:t>tire</w:t>
      </w:r>
      <w:r w:rsidR="00544611">
        <w:rPr>
          <w:rFonts w:ascii="Times New Roman" w:eastAsia="Times New Roman" w:hAnsi="Times New Roman" w:cs="Times New Roman"/>
        </w:rPr>
        <w:t>s which increases their pace compared to older tires, once they have the approval to go full-</w:t>
      </w:r>
      <w:proofErr w:type="gramStart"/>
      <w:r w:rsidR="00544611">
        <w:rPr>
          <w:rFonts w:ascii="Times New Roman" w:eastAsia="Times New Roman" w:hAnsi="Times New Roman" w:cs="Times New Roman"/>
        </w:rPr>
        <w:t>speed</w:t>
      </w:r>
      <w:proofErr w:type="gramEnd"/>
    </w:p>
    <w:p w14:paraId="6EB43196" w14:textId="77777777" w:rsidR="008513ED" w:rsidRPr="008513ED" w:rsidRDefault="008513ED" w:rsidP="00346A49">
      <w:pPr>
        <w:spacing w:after="0" w:line="480" w:lineRule="auto"/>
        <w:ind w:firstLine="720"/>
        <w:rPr>
          <w:rFonts w:ascii="Times New Roman" w:eastAsia="Times New Roman" w:hAnsi="Times New Roman" w:cs="Times New Roman"/>
        </w:rPr>
        <w:pPrChange w:id="204" w:author="Andrew Estes" w:date="2023-06-25T17:12:00Z">
          <w:pPr>
            <w:spacing w:after="0" w:line="480" w:lineRule="auto"/>
          </w:pPr>
        </w:pPrChange>
      </w:pPr>
      <w:r w:rsidRPr="008513ED">
        <w:rPr>
          <w:rFonts w:ascii="Times New Roman" w:eastAsia="Times New Roman" w:hAnsi="Times New Roman" w:cs="Times New Roman"/>
        </w:rPr>
        <w:t>The race control messages dataframe would be useful for highly specific analysis to see how a specific team/driver reacts to a change in the field or a penalty. The laps dataframe already has a column called “</w:t>
      </w:r>
      <w:proofErr w:type="spellStart"/>
      <w:r w:rsidRPr="008513ED">
        <w:rPr>
          <w:rFonts w:ascii="Times New Roman" w:eastAsia="Times New Roman" w:hAnsi="Times New Roman" w:cs="Times New Roman"/>
        </w:rPr>
        <w:t>TrackStatus</w:t>
      </w:r>
      <w:proofErr w:type="spellEnd"/>
      <w:r w:rsidRPr="008513ED">
        <w:rPr>
          <w:rFonts w:ascii="Times New Roman" w:eastAsia="Times New Roman" w:hAnsi="Times New Roman" w:cs="Times New Roman"/>
        </w:rPr>
        <w:t>” that incorporates flags, so we did not look at Race Control Messages closely. </w:t>
      </w:r>
    </w:p>
    <w:p w14:paraId="11DF3018" w14:textId="34FB6CFE" w:rsid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The weather dataframe was also, unfortunately, skipped over. The weather data was accumulated on the minute and had a completely different initialized time compared to the laps dataframe. As such it was impossible to merge the data as the measurements were just on different scales. A future project, figuring out how to incorporate them, would </w:t>
      </w:r>
      <w:proofErr w:type="gramStart"/>
      <w:r w:rsidRPr="008513ED">
        <w:rPr>
          <w:rFonts w:ascii="Times New Roman" w:eastAsia="Times New Roman" w:hAnsi="Times New Roman" w:cs="Times New Roman"/>
        </w:rPr>
        <w:t>definitely be</w:t>
      </w:r>
      <w:proofErr w:type="gramEnd"/>
      <w:r w:rsidRPr="008513ED">
        <w:rPr>
          <w:rFonts w:ascii="Times New Roman" w:eastAsia="Times New Roman" w:hAnsi="Times New Roman" w:cs="Times New Roman"/>
        </w:rPr>
        <w:t xml:space="preserve"> </w:t>
      </w:r>
      <w:proofErr w:type="gramStart"/>
      <w:r w:rsidRPr="008513ED">
        <w:rPr>
          <w:rFonts w:ascii="Times New Roman" w:eastAsia="Times New Roman" w:hAnsi="Times New Roman" w:cs="Times New Roman"/>
        </w:rPr>
        <w:t>worthy of</w:t>
      </w:r>
      <w:proofErr w:type="gramEnd"/>
      <w:r w:rsidRPr="008513ED">
        <w:rPr>
          <w:rFonts w:ascii="Times New Roman" w:eastAsia="Times New Roman" w:hAnsi="Times New Roman" w:cs="Times New Roman"/>
        </w:rPr>
        <w:t xml:space="preserve"> exploring. </w:t>
      </w:r>
    </w:p>
    <w:p w14:paraId="54A71847" w14:textId="77777777" w:rsidR="00544611" w:rsidRPr="008513ED" w:rsidRDefault="00544611" w:rsidP="00346A49">
      <w:pPr>
        <w:spacing w:after="0" w:line="480" w:lineRule="auto"/>
        <w:ind w:firstLine="720"/>
        <w:rPr>
          <w:rFonts w:ascii="Times New Roman" w:eastAsia="Times New Roman" w:hAnsi="Times New Roman" w:cs="Times New Roman"/>
        </w:rPr>
        <w:pPrChange w:id="205" w:author="Andrew Estes" w:date="2023-06-25T17:12:00Z">
          <w:pPr>
            <w:spacing w:after="0" w:line="480" w:lineRule="auto"/>
          </w:pPr>
        </w:pPrChange>
      </w:pPr>
      <w:r w:rsidRPr="008513ED">
        <w:rPr>
          <w:rFonts w:ascii="Times New Roman" w:eastAsia="Times New Roman" w:hAnsi="Times New Roman" w:cs="Times New Roman"/>
        </w:rPr>
        <w:t>We then created a “gap” column to indicate the lag each driver has. Basically, we wanted to see how far behind or ahead a driver was compared to the next closest driver. </w:t>
      </w:r>
    </w:p>
    <w:p w14:paraId="3A44D213" w14:textId="1847C5B7" w:rsidR="008513ED" w:rsidRPr="008513ED" w:rsidRDefault="008513ED" w:rsidP="00346A49">
      <w:pPr>
        <w:spacing w:after="0" w:line="480" w:lineRule="auto"/>
        <w:ind w:firstLine="720"/>
        <w:rPr>
          <w:rFonts w:ascii="Times New Roman" w:eastAsia="Times New Roman" w:hAnsi="Times New Roman" w:cs="Times New Roman"/>
        </w:rPr>
        <w:pPrChange w:id="206" w:author="Andrew Estes" w:date="2023-06-25T17:12:00Z">
          <w:pPr>
            <w:spacing w:after="0" w:line="480" w:lineRule="auto"/>
          </w:pPr>
        </w:pPrChange>
      </w:pPr>
      <w:r w:rsidRPr="008513ED">
        <w:rPr>
          <w:rFonts w:ascii="Times New Roman" w:eastAsia="Times New Roman" w:hAnsi="Times New Roman" w:cs="Times New Roman"/>
        </w:rPr>
        <w:t xml:space="preserve">After getting the data into an imperfect but acceptable format, we performed a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on the data</w:t>
      </w:r>
      <w:del w:id="207" w:author="Andrew Estes" w:date="2023-06-25T16:41:00Z">
        <w:r w:rsidRPr="008513ED" w:rsidDel="00DE7EB7">
          <w:rPr>
            <w:rFonts w:ascii="Times New Roman" w:eastAsia="Times New Roman" w:hAnsi="Times New Roman" w:cs="Times New Roman"/>
          </w:rPr>
          <w:delText xml:space="preserve">.  </w:delText>
        </w:r>
      </w:del>
      <w:ins w:id="208"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 xml:space="preserve">We want to predict when a pit stop is being made so we pared the dataframe down into just those laps involving a pit stop. We also removed duplicate and unnecessary column values. This reduced the columns to 16 and </w:t>
      </w:r>
      <w:proofErr w:type="spellStart"/>
      <w:r w:rsidRPr="008513ED">
        <w:rPr>
          <w:rFonts w:ascii="Times New Roman" w:eastAsia="Times New Roman" w:hAnsi="Times New Roman" w:cs="Times New Roman"/>
        </w:rPr>
        <w:t>rows</w:t>
      </w:r>
      <w:proofErr w:type="spellEnd"/>
      <w:r w:rsidRPr="008513ED">
        <w:rPr>
          <w:rFonts w:ascii="Times New Roman" w:eastAsia="Times New Roman" w:hAnsi="Times New Roman" w:cs="Times New Roman"/>
        </w:rPr>
        <w:t xml:space="preserve"> to 3415. The total time variable was changed into a total seconds rather than a </w:t>
      </w:r>
      <w:proofErr w:type="spellStart"/>
      <w:r w:rsidRPr="008513ED">
        <w:rPr>
          <w:rFonts w:ascii="Times New Roman" w:eastAsia="Times New Roman" w:hAnsi="Times New Roman" w:cs="Times New Roman"/>
        </w:rPr>
        <w:t>dtype</w:t>
      </w:r>
      <w:proofErr w:type="spellEnd"/>
      <w:r w:rsidRPr="008513ED">
        <w:rPr>
          <w:rFonts w:ascii="Times New Roman" w:eastAsia="Times New Roman" w:hAnsi="Times New Roman" w:cs="Times New Roman"/>
        </w:rPr>
        <w:t>(‘&lt;M8[ns]’) type.</w:t>
      </w:r>
    </w:p>
    <w:p w14:paraId="7D3BF612" w14:textId="1478C125" w:rsidR="008513ED" w:rsidRPr="008513ED" w:rsidRDefault="008513ED" w:rsidP="00346A49">
      <w:pPr>
        <w:spacing w:after="0" w:line="480" w:lineRule="auto"/>
        <w:ind w:firstLine="720"/>
        <w:rPr>
          <w:rFonts w:ascii="Times New Roman" w:eastAsia="Times New Roman" w:hAnsi="Times New Roman" w:cs="Times New Roman"/>
        </w:rPr>
        <w:pPrChange w:id="209" w:author="Andrew Estes" w:date="2023-06-25T17:12:00Z">
          <w:pPr>
            <w:spacing w:after="0" w:line="480" w:lineRule="auto"/>
          </w:pPr>
        </w:pPrChange>
      </w:pPr>
      <w:r w:rsidRPr="008513ED">
        <w:rPr>
          <w:rFonts w:ascii="Times New Roman" w:eastAsia="Times New Roman" w:hAnsi="Times New Roman" w:cs="Times New Roman"/>
        </w:rPr>
        <w:t>We were left with five string variables. To get them in the proper form, we had to transform them into categories and then codify them. We can finally start with statistical analysis</w:t>
      </w:r>
      <w:del w:id="210" w:author="Andrew Estes" w:date="2023-06-25T16:41:00Z">
        <w:r w:rsidRPr="008513ED" w:rsidDel="00DE7EB7">
          <w:rPr>
            <w:rFonts w:ascii="Times New Roman" w:eastAsia="Times New Roman" w:hAnsi="Times New Roman" w:cs="Times New Roman"/>
          </w:rPr>
          <w:delText xml:space="preserve">.  </w:delText>
        </w:r>
      </w:del>
      <w:ins w:id="211"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 xml:space="preserve">The first thing we did was aggregate the pit stop only data by laps, calculating the 'mean', 'min', 'max', 'count'. We had to </w:t>
      </w:r>
      <w:r w:rsidRPr="008513ED">
        <w:rPr>
          <w:rFonts w:ascii="Times New Roman" w:eastAsia="Times New Roman" w:hAnsi="Times New Roman" w:cs="Times New Roman"/>
        </w:rPr>
        <w:lastRenderedPageBreak/>
        <w:t xml:space="preserve">transform the count into a float. We were then able to visualize the number of </w:t>
      </w:r>
      <w:proofErr w:type="gramStart"/>
      <w:r w:rsidRPr="008513ED">
        <w:rPr>
          <w:rFonts w:ascii="Times New Roman" w:eastAsia="Times New Roman" w:hAnsi="Times New Roman" w:cs="Times New Roman"/>
        </w:rPr>
        <w:t>pit</w:t>
      </w:r>
      <w:proofErr w:type="gramEnd"/>
      <w:r w:rsidRPr="008513ED">
        <w:rPr>
          <w:rFonts w:ascii="Times New Roman" w:eastAsia="Times New Roman" w:hAnsi="Times New Roman" w:cs="Times New Roman"/>
        </w:rPr>
        <w:t xml:space="preserve"> stops both from a total number and from a normalized </w:t>
      </w:r>
      <w:r w:rsidR="00D60473" w:rsidRPr="008513ED">
        <w:rPr>
          <w:rFonts w:ascii="Times New Roman" w:eastAsia="Times New Roman" w:hAnsi="Times New Roman" w:cs="Times New Roman"/>
        </w:rPr>
        <w:t>viewpoint</w:t>
      </w:r>
      <w:r w:rsidRPr="008513ED">
        <w:rPr>
          <w:rFonts w:ascii="Times New Roman" w:eastAsia="Times New Roman" w:hAnsi="Times New Roman" w:cs="Times New Roman"/>
        </w:rPr>
        <w:t>.</w:t>
      </w:r>
    </w:p>
    <w:p w14:paraId="005C0236" w14:textId="26294B9E" w:rsidR="008513ED" w:rsidRPr="008513ED" w:rsidRDefault="008513ED" w:rsidP="00346A49">
      <w:pPr>
        <w:spacing w:after="0" w:line="480" w:lineRule="auto"/>
        <w:ind w:firstLine="720"/>
        <w:rPr>
          <w:rFonts w:ascii="Times New Roman" w:eastAsia="Times New Roman" w:hAnsi="Times New Roman" w:cs="Times New Roman"/>
        </w:rPr>
        <w:pPrChange w:id="212" w:author="Andrew Estes" w:date="2023-06-25T17:12:00Z">
          <w:pPr>
            <w:spacing w:after="0" w:line="480" w:lineRule="auto"/>
          </w:pPr>
        </w:pPrChange>
      </w:pPr>
      <w:r w:rsidRPr="008513ED">
        <w:rPr>
          <w:rFonts w:ascii="Times New Roman" w:eastAsia="Times New Roman" w:hAnsi="Times New Roman" w:cs="Times New Roman"/>
        </w:rPr>
        <w:t xml:space="preserve">We then looked specifically at the </w:t>
      </w:r>
      <w:r w:rsidR="00D60473" w:rsidRPr="008513ED">
        <w:rPr>
          <w:rFonts w:ascii="Times New Roman" w:eastAsia="Times New Roman" w:hAnsi="Times New Roman" w:cs="Times New Roman"/>
        </w:rPr>
        <w:t>tire</w:t>
      </w:r>
      <w:r w:rsidRPr="008513ED">
        <w:rPr>
          <w:rFonts w:ascii="Times New Roman" w:eastAsia="Times New Roman" w:hAnsi="Times New Roman" w:cs="Times New Roman"/>
        </w:rPr>
        <w:t xml:space="preserve"> life when the pit stop was made, using the same parameters in the aggregated calculations for pit stops by lap. </w:t>
      </w:r>
    </w:p>
    <w:p w14:paraId="64CD73DC" w14:textId="410A058D" w:rsidR="008513ED" w:rsidRPr="008513ED" w:rsidRDefault="008513ED" w:rsidP="00346A49">
      <w:pPr>
        <w:spacing w:after="0" w:line="480" w:lineRule="auto"/>
        <w:ind w:firstLine="720"/>
        <w:rPr>
          <w:rFonts w:ascii="Times New Roman" w:eastAsia="Times New Roman" w:hAnsi="Times New Roman" w:cs="Times New Roman"/>
        </w:rPr>
        <w:pPrChange w:id="213" w:author="Andrew Estes" w:date="2023-06-25T17:12:00Z">
          <w:pPr>
            <w:spacing w:after="0" w:line="480" w:lineRule="auto"/>
          </w:pPr>
        </w:pPrChange>
      </w:pPr>
      <w:r w:rsidRPr="008513ED">
        <w:rPr>
          <w:rFonts w:ascii="Times New Roman" w:eastAsia="Times New Roman" w:hAnsi="Times New Roman" w:cs="Times New Roman"/>
        </w:rPr>
        <w:t xml:space="preserve">Our next step was to perform statistics. Sci-kit Learning provides a Python framework for calculating the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It </w:t>
      </w:r>
      <w:r w:rsidR="00D60473" w:rsidRPr="008513ED">
        <w:rPr>
          <w:rFonts w:ascii="Times New Roman" w:eastAsia="Times New Roman" w:hAnsi="Times New Roman" w:cs="Times New Roman"/>
        </w:rPr>
        <w:t>led</w:t>
      </w:r>
      <w:r w:rsidRPr="008513ED">
        <w:rPr>
          <w:rFonts w:ascii="Times New Roman" w:eastAsia="Times New Roman" w:hAnsi="Times New Roman" w:cs="Times New Roman"/>
        </w:rPr>
        <w:t xml:space="preserve"> to a value error in our data using Lap Number as the Y-variable and </w:t>
      </w:r>
      <w:proofErr w:type="spellStart"/>
      <w:r w:rsidRPr="008513ED">
        <w:rPr>
          <w:rFonts w:ascii="Times New Roman" w:eastAsia="Times New Roman" w:hAnsi="Times New Roman" w:cs="Times New Roman"/>
        </w:rPr>
        <w:t>TyreLife</w:t>
      </w:r>
      <w:proofErr w:type="spellEnd"/>
      <w:r w:rsidRPr="008513ED">
        <w:rPr>
          <w:rFonts w:ascii="Times New Roman" w:eastAsia="Times New Roman" w:hAnsi="Times New Roman" w:cs="Times New Roman"/>
        </w:rPr>
        <w:t xml:space="preserve"> as the Predictor-variable due to array dimensionality. We could reshape the array, but we found another package called </w:t>
      </w:r>
      <w:proofErr w:type="spellStart"/>
      <w:r w:rsidRPr="008513ED">
        <w:rPr>
          <w:rFonts w:ascii="Times New Roman" w:eastAsia="Times New Roman" w:hAnsi="Times New Roman" w:cs="Times New Roman"/>
          <w:i/>
          <w:iCs/>
        </w:rPr>
        <w:t>statModels</w:t>
      </w:r>
      <w:proofErr w:type="spellEnd"/>
      <w:r w:rsidRPr="008513ED">
        <w:rPr>
          <w:rFonts w:ascii="Times New Roman" w:eastAsia="Times New Roman" w:hAnsi="Times New Roman" w:cs="Times New Roman"/>
        </w:rPr>
        <w:t xml:space="preserve"> that allows for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Around half of the data was able to be summarized without further transformation. For </w:t>
      </w:r>
      <w:proofErr w:type="spellStart"/>
      <w:r w:rsidRPr="008513ED">
        <w:rPr>
          <w:rFonts w:ascii="Times New Roman" w:eastAsia="Times New Roman" w:hAnsi="Times New Roman" w:cs="Times New Roman"/>
        </w:rPr>
        <w:t>FreshTyres</w:t>
      </w:r>
      <w:proofErr w:type="spellEnd"/>
      <w:r w:rsidRPr="008513ED">
        <w:rPr>
          <w:rFonts w:ascii="Times New Roman" w:eastAsia="Times New Roman" w:hAnsi="Times New Roman" w:cs="Times New Roman"/>
        </w:rPr>
        <w:t xml:space="preserve">, we replaced with dummy variables. The remaining data that provided issues were all strings (Team, Driver, </w:t>
      </w:r>
      <w:proofErr w:type="spellStart"/>
      <w:r w:rsidRPr="008513ED">
        <w:rPr>
          <w:rFonts w:ascii="Times New Roman" w:eastAsia="Times New Roman" w:hAnsi="Times New Roman" w:cs="Times New Roman"/>
        </w:rPr>
        <w:t>DriverNumber</w:t>
      </w:r>
      <w:proofErr w:type="spellEnd"/>
      <w:r w:rsidRPr="008513ED">
        <w:rPr>
          <w:rFonts w:ascii="Times New Roman" w:eastAsia="Times New Roman" w:hAnsi="Times New Roman" w:cs="Times New Roman"/>
        </w:rPr>
        <w:t xml:space="preserve">, Compound, and </w:t>
      </w:r>
      <w:proofErr w:type="spellStart"/>
      <w:r w:rsidRPr="008513ED">
        <w:rPr>
          <w:rFonts w:ascii="Times New Roman" w:eastAsia="Times New Roman" w:hAnsi="Times New Roman" w:cs="Times New Roman"/>
        </w:rPr>
        <w:t>TrackStatus</w:t>
      </w:r>
      <w:proofErr w:type="spellEnd"/>
      <w:r w:rsidRPr="008513ED">
        <w:rPr>
          <w:rFonts w:ascii="Times New Roman" w:eastAsia="Times New Roman" w:hAnsi="Times New Roman" w:cs="Times New Roman"/>
        </w:rPr>
        <w:t>) that were transformed into categories and then codified. </w:t>
      </w:r>
    </w:p>
    <w:p w14:paraId="38E29923" w14:textId="77965CBD"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Looking solely at the Saudi Arabia 2021 race data for only the pit stops, the average lap number a pit stop was made was 14.833. The variance was 46.567 (over three times as much). This breaks the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assumption of an equal mean-variance value, or equally dispersed values. To counteract the overdispersion, we started building Consul’s Generalized Poison regression model (https://www.jstor.org/stable/1267389</w:t>
      </w:r>
      <w:proofErr w:type="gramStart"/>
      <w:r w:rsidRPr="008513ED">
        <w:rPr>
          <w:rFonts w:ascii="Times New Roman" w:eastAsia="Times New Roman" w:hAnsi="Times New Roman" w:cs="Times New Roman"/>
        </w:rPr>
        <w:t>) ,</w:t>
      </w:r>
      <w:proofErr w:type="gramEnd"/>
      <w:r w:rsidRPr="008513ED">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know</w:t>
      </w:r>
      <w:proofErr w:type="spellEnd"/>
      <w:r w:rsidRPr="008513ED">
        <w:rPr>
          <w:rFonts w:ascii="Times New Roman" w:eastAsia="Times New Roman" w:hAnsi="Times New Roman" w:cs="Times New Roman"/>
        </w:rPr>
        <w:t xml:space="preserve"> as GP-1. Some additional errors occurred running this regression. For the “Compound”, “</w:t>
      </w:r>
      <w:proofErr w:type="spellStart"/>
      <w:r w:rsidRPr="008513ED">
        <w:rPr>
          <w:rFonts w:ascii="Times New Roman" w:eastAsia="Times New Roman" w:hAnsi="Times New Roman" w:cs="Times New Roman"/>
        </w:rPr>
        <w:t>TrackStatus</w:t>
      </w:r>
      <w:proofErr w:type="spellEnd"/>
      <w:r w:rsidRPr="008513ED">
        <w:rPr>
          <w:rFonts w:ascii="Times New Roman" w:eastAsia="Times New Roman" w:hAnsi="Times New Roman" w:cs="Times New Roman"/>
        </w:rPr>
        <w:t>”, “Gap”, “Cumulative”, “</w:t>
      </w:r>
      <w:proofErr w:type="spellStart"/>
      <w:r w:rsidRPr="008513ED">
        <w:rPr>
          <w:rFonts w:ascii="Times New Roman" w:eastAsia="Times New Roman" w:hAnsi="Times New Roman" w:cs="Times New Roman"/>
        </w:rPr>
        <w:t>CumulativeLap</w:t>
      </w:r>
      <w:proofErr w:type="spellEnd"/>
      <w:r w:rsidRPr="008513ED">
        <w:rPr>
          <w:rFonts w:ascii="Times New Roman" w:eastAsia="Times New Roman" w:hAnsi="Times New Roman" w:cs="Times New Roman"/>
        </w:rPr>
        <w:t>”, “</w:t>
      </w:r>
      <w:proofErr w:type="spellStart"/>
      <w:r w:rsidRPr="008513ED">
        <w:rPr>
          <w:rFonts w:ascii="Times New Roman" w:eastAsia="Times New Roman" w:hAnsi="Times New Roman" w:cs="Times New Roman"/>
        </w:rPr>
        <w:t>CumulativePit</w:t>
      </w:r>
      <w:proofErr w:type="spellEnd"/>
      <w:r w:rsidRPr="008513ED">
        <w:rPr>
          <w:rFonts w:ascii="Times New Roman" w:eastAsia="Times New Roman" w:hAnsi="Times New Roman" w:cs="Times New Roman"/>
        </w:rPr>
        <w:t>”, “</w:t>
      </w:r>
      <w:proofErr w:type="spellStart"/>
      <w:r w:rsidRPr="008513ED">
        <w:rPr>
          <w:rFonts w:ascii="Times New Roman" w:eastAsia="Times New Roman" w:hAnsi="Times New Roman" w:cs="Times New Roman"/>
        </w:rPr>
        <w:t>PitTime</w:t>
      </w:r>
      <w:proofErr w:type="spellEnd"/>
      <w:r w:rsidRPr="008513ED">
        <w:rPr>
          <w:rFonts w:ascii="Times New Roman" w:eastAsia="Times New Roman" w:hAnsi="Times New Roman" w:cs="Times New Roman"/>
        </w:rPr>
        <w:t>” factors there was an error where the maximum likelihood optimization failed to converge. The factor “</w:t>
      </w:r>
      <w:proofErr w:type="spellStart"/>
      <w:r w:rsidRPr="008513ED">
        <w:rPr>
          <w:rFonts w:ascii="Times New Roman" w:eastAsia="Times New Roman" w:hAnsi="Times New Roman" w:cs="Times New Roman"/>
        </w:rPr>
        <w:t>PitInTime</w:t>
      </w:r>
      <w:proofErr w:type="spellEnd"/>
      <w:r w:rsidRPr="008513ED">
        <w:rPr>
          <w:rFonts w:ascii="Times New Roman" w:eastAsia="Times New Roman" w:hAnsi="Times New Roman" w:cs="Times New Roman"/>
        </w:rPr>
        <w:t>” had a divide by zero error</w:t>
      </w:r>
      <w:del w:id="214" w:author="Andrew Estes" w:date="2023-06-25T16:41:00Z">
        <w:r w:rsidRPr="008513ED" w:rsidDel="00DE7EB7">
          <w:rPr>
            <w:rFonts w:ascii="Times New Roman" w:eastAsia="Times New Roman" w:hAnsi="Times New Roman" w:cs="Times New Roman"/>
          </w:rPr>
          <w:delText xml:space="preserve">.  </w:delText>
        </w:r>
      </w:del>
      <w:ins w:id="215"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“The factor “</w:t>
      </w:r>
      <w:proofErr w:type="spellStart"/>
      <w:r w:rsidRPr="008513ED">
        <w:rPr>
          <w:rFonts w:ascii="Times New Roman" w:eastAsia="Times New Roman" w:hAnsi="Times New Roman" w:cs="Times New Roman"/>
        </w:rPr>
        <w:t>PitOutTime</w:t>
      </w:r>
      <w:proofErr w:type="spellEnd"/>
      <w:r w:rsidRPr="008513ED">
        <w:rPr>
          <w:rFonts w:ascii="Times New Roman" w:eastAsia="Times New Roman" w:hAnsi="Times New Roman" w:cs="Times New Roman"/>
        </w:rPr>
        <w:t>” had a linear algebra singular matrix error. </w:t>
      </w:r>
    </w:p>
    <w:tbl>
      <w:tblPr>
        <w:tblW w:w="0" w:type="auto"/>
        <w:jc w:val="center"/>
        <w:tblCellMar>
          <w:top w:w="15" w:type="dxa"/>
          <w:left w:w="15" w:type="dxa"/>
          <w:bottom w:w="15" w:type="dxa"/>
          <w:right w:w="15" w:type="dxa"/>
        </w:tblCellMar>
        <w:tblLook w:val="04A0" w:firstRow="1" w:lastRow="0" w:firstColumn="1" w:lastColumn="0" w:noHBand="0" w:noVBand="1"/>
      </w:tblPr>
      <w:tblGrid>
        <w:gridCol w:w="2675"/>
        <w:gridCol w:w="725"/>
        <w:gridCol w:w="860"/>
        <w:gridCol w:w="725"/>
        <w:gridCol w:w="725"/>
        <w:gridCol w:w="799"/>
        <w:gridCol w:w="799"/>
      </w:tblGrid>
      <w:tr w:rsidR="00361BA8" w:rsidRPr="008513ED" w14:paraId="63CE8D49" w14:textId="77777777" w:rsidTr="008513ED">
        <w:trPr>
          <w:trHeight w:val="178"/>
          <w:jc w:val="center"/>
        </w:trPr>
        <w:tc>
          <w:tcPr>
            <w:tcW w:w="0" w:type="auto"/>
            <w:tcBorders>
              <w:top w:val="single" w:sz="4" w:space="0" w:color="000000"/>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6819B04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4" w:space="0" w:color="000000"/>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C8B6D9A"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b/>
                <w:bCs/>
              </w:rPr>
              <w:t>coef</w:t>
            </w:r>
            <w:proofErr w:type="spellEnd"/>
          </w:p>
        </w:tc>
        <w:tc>
          <w:tcPr>
            <w:tcW w:w="0" w:type="auto"/>
            <w:tcBorders>
              <w:top w:val="single" w:sz="4" w:space="0" w:color="000000"/>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BF88B6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std err</w:t>
            </w:r>
          </w:p>
        </w:tc>
        <w:tc>
          <w:tcPr>
            <w:tcW w:w="0" w:type="auto"/>
            <w:tcBorders>
              <w:top w:val="single" w:sz="4" w:space="0" w:color="000000"/>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1909D6A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z</w:t>
            </w:r>
          </w:p>
        </w:tc>
        <w:tc>
          <w:tcPr>
            <w:tcW w:w="0" w:type="auto"/>
            <w:tcBorders>
              <w:top w:val="single" w:sz="4" w:space="0" w:color="000000"/>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297D6AE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P&gt;|z|</w:t>
            </w:r>
          </w:p>
        </w:tc>
        <w:tc>
          <w:tcPr>
            <w:tcW w:w="0" w:type="auto"/>
            <w:tcBorders>
              <w:top w:val="single" w:sz="4" w:space="0" w:color="000000"/>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B7B521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[0.025</w:t>
            </w:r>
          </w:p>
        </w:tc>
        <w:tc>
          <w:tcPr>
            <w:tcW w:w="0" w:type="auto"/>
            <w:tcBorders>
              <w:top w:val="single" w:sz="4" w:space="0" w:color="000000"/>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550960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0.975]</w:t>
            </w:r>
          </w:p>
        </w:tc>
      </w:tr>
      <w:tr w:rsidR="00361BA8" w:rsidRPr="008513ED" w14:paraId="2F0A49DE"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060F0B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Stint</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A37242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1.092</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071C84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81E02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35.15</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24AECA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F65E69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1.031</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734B69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1.153</w:t>
            </w:r>
          </w:p>
        </w:tc>
      </w:tr>
      <w:tr w:rsidR="00361BA8" w:rsidRPr="008513ED" w14:paraId="5F5CE730" w14:textId="77777777" w:rsidTr="008513ED">
        <w:trPr>
          <w:trHeight w:val="178"/>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38C08A9D"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Stint_alpha</w:t>
            </w:r>
            <w:proofErr w:type="spellEnd"/>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D926F0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1.242</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05B9DF5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0.216</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6B911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5.747</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4E9C43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71A56C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0.818</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28805C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1.665</w:t>
            </w:r>
          </w:p>
        </w:tc>
      </w:tr>
      <w:tr w:rsidR="00361BA8" w:rsidRPr="008513ED" w14:paraId="550CBF1D"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0A1E0929"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TyreLife</w:t>
            </w:r>
            <w:proofErr w:type="spellEnd"/>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D5232E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0.137</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1576921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0CE761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25.99</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B94F0A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6BE0F52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0.126</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3029F7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0.147</w:t>
            </w:r>
          </w:p>
        </w:tc>
      </w:tr>
      <w:tr w:rsidR="00361BA8" w:rsidRPr="008513ED" w14:paraId="7A71E274" w14:textId="77777777" w:rsidTr="008513ED">
        <w:trPr>
          <w:trHeight w:val="178"/>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650C9226"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TyreLife_alpha</w:t>
            </w:r>
            <w:proofErr w:type="spellEnd"/>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2E4FBB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1.987</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3C9EBF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0.281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46DAD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7.069</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EAFB5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5C781E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1.436</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31CF580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2.538</w:t>
            </w:r>
          </w:p>
        </w:tc>
      </w:tr>
      <w:tr w:rsidR="00361BA8" w:rsidRPr="008513ED" w14:paraId="2E370BD1"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7E09866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4E753C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29A73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A44AE3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28.66</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7DDB01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4EB8F6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0.035</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28D5D4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0DE719A3" w14:textId="77777777" w:rsidTr="008513ED">
        <w:trPr>
          <w:trHeight w:val="356"/>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10CD1C0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Sector1TimeSeconds_alpha</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27B82C5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1.64</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F8A58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0.271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96A79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6.06</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4C3590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53AFF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1.109</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337796F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2.17</w:t>
            </w:r>
          </w:p>
        </w:tc>
      </w:tr>
      <w:tr w:rsidR="00361BA8" w:rsidRPr="008513ED" w14:paraId="6EA0F710"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75CF33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8F83C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563E631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26C5A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34.54</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1C75F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58A361C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0.048</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0EEB29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0.053</w:t>
            </w:r>
          </w:p>
        </w:tc>
      </w:tr>
      <w:tr w:rsidR="00361BA8" w:rsidRPr="008513ED" w14:paraId="3D70BE6C" w14:textId="77777777" w:rsidTr="008513ED">
        <w:trPr>
          <w:trHeight w:val="356"/>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3033110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Sector2TimeSeconds_alpha</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22223D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1.123</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2C5120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D52194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5.339</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11A04DC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DD4796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0.711</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6B41268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1.535</w:t>
            </w:r>
          </w:p>
        </w:tc>
      </w:tr>
      <w:tr w:rsidR="00361BA8" w:rsidRPr="008513ED" w14:paraId="6057C47C"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29460EE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lastRenderedPageBreak/>
              <w:t>Sector3TimeSeconds</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FB75D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89796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A62BEA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30.33</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938735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5ADC1A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0.035</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25EBC0F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2389115F" w14:textId="77777777" w:rsidTr="008513ED">
        <w:trPr>
          <w:trHeight w:val="356"/>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2219BEB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Sector3TimeSeconds_alpha</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0B5202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1.445</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F9F7D8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0.255</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49FFD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5.665</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78C3BCE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08336B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0.945</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37ADD9C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1.945</w:t>
            </w:r>
          </w:p>
        </w:tc>
      </w:tr>
      <w:tr w:rsidR="00361BA8" w:rsidRPr="008513ED" w14:paraId="114BECE7"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5C6C2E12"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DriverCat</w:t>
            </w:r>
            <w:proofErr w:type="spellEnd"/>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D304A1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0.198</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097679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0.008</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4B6DE2C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25.49</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51A1946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EC6395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0.183</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55935C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0.214</w:t>
            </w:r>
          </w:p>
        </w:tc>
      </w:tr>
      <w:tr w:rsidR="00361BA8" w:rsidRPr="008513ED" w14:paraId="0FD5036A" w14:textId="77777777" w:rsidTr="008513ED">
        <w:trPr>
          <w:trHeight w:val="178"/>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28CC1078"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DriverCat_alpha</w:t>
            </w:r>
            <w:proofErr w:type="spellEnd"/>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7A0881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1.895</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249097B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0.291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A183EE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6.504</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F315F4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4213E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1.324</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1A6E2D8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2.467</w:t>
            </w:r>
          </w:p>
        </w:tc>
      </w:tr>
      <w:tr w:rsidR="00361BA8" w:rsidRPr="008513ED" w14:paraId="3C2F4A9B"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79F0A08B"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DriverNumberCat</w:t>
            </w:r>
            <w:proofErr w:type="spellEnd"/>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1F4BE6B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0.202</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DDDC0E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0.008</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F3D7AD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24.01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49F45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1D2DC7E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0.185</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005AF32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0.218</w:t>
            </w:r>
          </w:p>
        </w:tc>
      </w:tr>
      <w:tr w:rsidR="00361BA8" w:rsidRPr="008513ED" w14:paraId="3CEB3BFD" w14:textId="77777777" w:rsidTr="008513ED">
        <w:trPr>
          <w:trHeight w:val="356"/>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7D4DE690"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DriverNumberCat_alpha</w:t>
            </w:r>
            <w:proofErr w:type="spellEnd"/>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0930AC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2.032</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1410BCC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0.312</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126BAE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6.513</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25DD8BA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F4488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1.421</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4344AE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2.644</w:t>
            </w:r>
          </w:p>
        </w:tc>
      </w:tr>
      <w:tr w:rsidR="00361BA8" w:rsidRPr="008513ED" w14:paraId="2934CE89"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27691DEC"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TeamCat</w:t>
            </w:r>
            <w:proofErr w:type="spellEnd"/>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6ADA56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0.376</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4EAE280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0.017</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A4220F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21.98</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5F81CD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A7848C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0.343</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338C52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0.41</w:t>
            </w:r>
          </w:p>
        </w:tc>
      </w:tr>
      <w:tr w:rsidR="00361BA8" w:rsidRPr="008513ED" w14:paraId="1CEA5756" w14:textId="77777777" w:rsidTr="008513ED">
        <w:trPr>
          <w:trHeight w:val="178"/>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69E42360"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TeamCat_alpha</w:t>
            </w:r>
            <w:proofErr w:type="spellEnd"/>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702E104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2.214</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232B3E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0.334</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E2B9AF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6.636</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9E533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78EDD99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1.56</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57C0DCF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2.868</w:t>
            </w:r>
          </w:p>
        </w:tc>
      </w:tr>
      <w:tr w:rsidR="00361BA8" w:rsidRPr="008513ED" w14:paraId="0C09C664"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65254306"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FreshTyreFalse</w:t>
            </w:r>
            <w:proofErr w:type="spellEnd"/>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618933A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2.777</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678EFB1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0.073</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343530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38.12</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8D544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8A47BE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2.634</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493186B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2.919</w:t>
            </w:r>
          </w:p>
        </w:tc>
      </w:tr>
      <w:tr w:rsidR="00361BA8" w:rsidRPr="008513ED" w14:paraId="51B0053A" w14:textId="77777777" w:rsidTr="008513ED">
        <w:trPr>
          <w:trHeight w:val="178"/>
          <w:jc w:val="center"/>
        </w:trPr>
        <w:tc>
          <w:tcPr>
            <w:tcW w:w="0" w:type="auto"/>
            <w:tcBorders>
              <w:top w:val="single" w:sz="4" w:space="0" w:color="CCCCCC"/>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6E0CAEBC"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FreshTyreTrue</w:t>
            </w:r>
            <w:proofErr w:type="spellEnd"/>
          </w:p>
        </w:tc>
        <w:tc>
          <w:tcPr>
            <w:tcW w:w="0" w:type="auto"/>
            <w:tcBorders>
              <w:top w:val="single" w:sz="4" w:space="0" w:color="CCCCCC"/>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7985C4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2.61</w:t>
            </w:r>
          </w:p>
        </w:tc>
        <w:tc>
          <w:tcPr>
            <w:tcW w:w="0" w:type="auto"/>
            <w:tcBorders>
              <w:top w:val="single" w:sz="4" w:space="0" w:color="CCCCCC"/>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B1904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0.079</w:t>
            </w:r>
          </w:p>
        </w:tc>
        <w:tc>
          <w:tcPr>
            <w:tcW w:w="0" w:type="auto"/>
            <w:tcBorders>
              <w:top w:val="single" w:sz="4" w:space="0" w:color="CCCCCC"/>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9DE0E8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33.01</w:t>
            </w:r>
          </w:p>
        </w:tc>
        <w:tc>
          <w:tcPr>
            <w:tcW w:w="0" w:type="auto"/>
            <w:tcBorders>
              <w:top w:val="single" w:sz="4" w:space="0" w:color="CCCCCC"/>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56E0072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6B7ECF9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2.455</w:t>
            </w:r>
          </w:p>
        </w:tc>
        <w:tc>
          <w:tcPr>
            <w:tcW w:w="0" w:type="auto"/>
            <w:tcBorders>
              <w:top w:val="single" w:sz="4" w:space="0" w:color="CCCCCC"/>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7AEF843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2.765</w:t>
            </w:r>
          </w:p>
        </w:tc>
      </w:tr>
      <w:tr w:rsidR="00361BA8" w:rsidRPr="008513ED" w14:paraId="537EE994" w14:textId="77777777" w:rsidTr="008513ED">
        <w:trPr>
          <w:trHeight w:val="178"/>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68C5546A"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FreshTyre_alpha</w:t>
            </w:r>
            <w:proofErr w:type="spellEnd"/>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7544583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0.437</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9FA5EB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0.137</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7511BAF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3.191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43DD5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13436EF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0.168</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1D0492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0.705</w:t>
            </w:r>
          </w:p>
        </w:tc>
      </w:tr>
    </w:tbl>
    <w:p w14:paraId="46D3A915" w14:textId="77777777" w:rsidR="008513ED" w:rsidRPr="008513ED" w:rsidRDefault="008513ED" w:rsidP="008513ED">
      <w:pPr>
        <w:spacing w:after="0" w:line="240" w:lineRule="auto"/>
        <w:rPr>
          <w:rFonts w:ascii="Times New Roman" w:eastAsia="Times New Roman" w:hAnsi="Times New Roman" w:cs="Times New Roman"/>
        </w:rPr>
      </w:pPr>
    </w:p>
    <w:p w14:paraId="482D10B6" w14:textId="5E70B69E" w:rsidR="008513ED" w:rsidRPr="008513ED" w:rsidRDefault="008513ED" w:rsidP="00346A49">
      <w:pPr>
        <w:spacing w:after="0" w:line="480" w:lineRule="auto"/>
        <w:ind w:firstLine="720"/>
        <w:rPr>
          <w:rFonts w:ascii="Times New Roman" w:eastAsia="Times New Roman" w:hAnsi="Times New Roman" w:cs="Times New Roman"/>
        </w:rPr>
        <w:pPrChange w:id="216" w:author="Andrew Estes" w:date="2023-06-25T17:12:00Z">
          <w:pPr>
            <w:spacing w:after="0" w:line="480" w:lineRule="auto"/>
          </w:pPr>
        </w:pPrChange>
      </w:pPr>
      <w:r w:rsidRPr="008513ED">
        <w:rPr>
          <w:rFonts w:ascii="Times New Roman" w:eastAsia="Times New Roman" w:hAnsi="Times New Roman" w:cs="Times New Roman"/>
        </w:rPr>
        <w:t xml:space="preserve">Sorting the data by cumulative race time proved troublesome as the pit stop time played a large role. In a red flag situation, for example, the race stops and restarts many minutes later. Every driver </w:t>
      </w:r>
      <w:proofErr w:type="gramStart"/>
      <w:r w:rsidRPr="008513ED">
        <w:rPr>
          <w:rFonts w:ascii="Times New Roman" w:eastAsia="Times New Roman" w:hAnsi="Times New Roman" w:cs="Times New Roman"/>
        </w:rPr>
        <w:t>has to</w:t>
      </w:r>
      <w:proofErr w:type="gramEnd"/>
      <w:r w:rsidRPr="008513ED">
        <w:rPr>
          <w:rFonts w:ascii="Times New Roman" w:eastAsia="Times New Roman" w:hAnsi="Times New Roman" w:cs="Times New Roman"/>
        </w:rPr>
        <w:t xml:space="preserve"> come into the pit stop lane during this stoppage so a driver more in the lead would sit longer than someone behind him</w:t>
      </w:r>
      <w:del w:id="217" w:author="Andrew Estes" w:date="2023-06-25T16:41:00Z">
        <w:r w:rsidRPr="008513ED" w:rsidDel="00DE7EB7">
          <w:rPr>
            <w:rFonts w:ascii="Times New Roman" w:eastAsia="Times New Roman" w:hAnsi="Times New Roman" w:cs="Times New Roman"/>
          </w:rPr>
          <w:delText xml:space="preserve">.  </w:delText>
        </w:r>
      </w:del>
      <w:ins w:id="218" w:author="Andrew Estes" w:date="2023-06-25T16:41:00Z">
        <w:r w:rsidR="00DE7EB7">
          <w:rPr>
            <w:rFonts w:ascii="Times New Roman" w:eastAsia="Times New Roman" w:hAnsi="Times New Roman" w:cs="Times New Roman"/>
          </w:rPr>
          <w:t xml:space="preserve">. </w:t>
        </w:r>
      </w:ins>
    </w:p>
    <w:p w14:paraId="03E6F91A" w14:textId="0EE7F14B" w:rsidR="008513ED" w:rsidRPr="008513ED" w:rsidRDefault="008513ED" w:rsidP="00346A49">
      <w:pPr>
        <w:spacing w:after="0" w:line="480" w:lineRule="auto"/>
        <w:ind w:firstLine="720"/>
        <w:rPr>
          <w:rFonts w:ascii="Times New Roman" w:eastAsia="Times New Roman" w:hAnsi="Times New Roman" w:cs="Times New Roman"/>
        </w:rPr>
        <w:pPrChange w:id="219" w:author="Andrew Estes" w:date="2023-06-25T17:12:00Z">
          <w:pPr>
            <w:spacing w:after="0" w:line="480" w:lineRule="auto"/>
          </w:pPr>
        </w:pPrChange>
      </w:pPr>
      <w:r w:rsidRPr="008513ED">
        <w:rPr>
          <w:rFonts w:ascii="Times New Roman" w:eastAsia="Times New Roman" w:hAnsi="Times New Roman" w:cs="Times New Roman"/>
        </w:rPr>
        <w:t xml:space="preserve">Another potential build upon is </w:t>
      </w:r>
      <w:proofErr w:type="spellStart"/>
      <w:r w:rsidRPr="008513ED">
        <w:rPr>
          <w:rFonts w:ascii="Times New Roman" w:eastAsia="Times New Roman" w:hAnsi="Times New Roman" w:cs="Times New Roman"/>
        </w:rPr>
        <w:t>Famoye's</w:t>
      </w:r>
      <w:proofErr w:type="spellEnd"/>
      <w:r w:rsidRPr="008513ED">
        <w:rPr>
          <w:rFonts w:ascii="Times New Roman" w:eastAsia="Times New Roman" w:hAnsi="Times New Roman" w:cs="Times New Roman"/>
        </w:rPr>
        <w:t xml:space="preserve"> Restricted Generalized Poison regression model, known as GP-2 </w:t>
      </w:r>
      <w:r w:rsidR="002620DC">
        <w:rPr>
          <w:rFonts w:ascii="Times New Roman" w:eastAsia="Times New Roman" w:hAnsi="Times New Roman" w:cs="Times New Roman"/>
        </w:rPr>
        <w:t>(</w:t>
      </w:r>
      <w:r w:rsidRPr="008513ED">
        <w:rPr>
          <w:rFonts w:ascii="Times New Roman" w:eastAsia="Times New Roman" w:hAnsi="Times New Roman" w:cs="Times New Roman"/>
        </w:rPr>
        <w:t>https://www.tandfonline.com/doi/abs/10.1080/03610929308831089</w:t>
      </w:r>
      <w:r w:rsidR="002620DC">
        <w:rPr>
          <w:rFonts w:ascii="Times New Roman" w:eastAsia="Times New Roman" w:hAnsi="Times New Roman" w:cs="Times New Roman"/>
        </w:rPr>
        <w:t>)</w:t>
      </w:r>
      <w:del w:id="220" w:author="Andrew Estes" w:date="2023-06-25T16:41:00Z">
        <w:r w:rsidR="002620DC" w:rsidDel="00DE7EB7">
          <w:rPr>
            <w:rFonts w:ascii="Times New Roman" w:eastAsia="Times New Roman" w:hAnsi="Times New Roman" w:cs="Times New Roman"/>
          </w:rPr>
          <w:delText>.</w:delText>
        </w:r>
        <w:r w:rsidRPr="008513ED" w:rsidDel="00DE7EB7">
          <w:rPr>
            <w:rFonts w:ascii="Times New Roman" w:eastAsia="Times New Roman" w:hAnsi="Times New Roman" w:cs="Times New Roman"/>
          </w:rPr>
          <w:delText xml:space="preserve">  </w:delText>
        </w:r>
      </w:del>
      <w:ins w:id="221"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 xml:space="preserve">We tested half of the variables, including those which did not have an issue with the normal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model or Consul’s model, and all resulted in a convergence error</w:t>
      </w:r>
      <w:del w:id="222" w:author="Andrew Estes" w:date="2023-06-25T16:41:00Z">
        <w:r w:rsidRPr="008513ED" w:rsidDel="00DE7EB7">
          <w:rPr>
            <w:rFonts w:ascii="Times New Roman" w:eastAsia="Times New Roman" w:hAnsi="Times New Roman" w:cs="Times New Roman"/>
          </w:rPr>
          <w:delText>.  </w:delText>
        </w:r>
      </w:del>
      <w:ins w:id="223" w:author="Andrew Estes" w:date="2023-06-25T16:41:00Z">
        <w:r w:rsidR="00DE7EB7">
          <w:rPr>
            <w:rFonts w:ascii="Times New Roman" w:eastAsia="Times New Roman" w:hAnsi="Times New Roman" w:cs="Times New Roman"/>
          </w:rPr>
          <w:t xml:space="preserve">. </w:t>
        </w:r>
      </w:ins>
    </w:p>
    <w:p w14:paraId="4EEF0BE6" w14:textId="3D0E6FC9" w:rsidR="008513ED" w:rsidRPr="008513ED" w:rsidRDefault="008513ED" w:rsidP="00346A49">
      <w:pPr>
        <w:spacing w:after="0" w:line="480" w:lineRule="auto"/>
        <w:ind w:firstLine="720"/>
        <w:rPr>
          <w:rFonts w:ascii="Times New Roman" w:eastAsia="Times New Roman" w:hAnsi="Times New Roman" w:cs="Times New Roman"/>
        </w:rPr>
        <w:pPrChange w:id="224" w:author="Andrew Estes" w:date="2023-06-25T17:12:00Z">
          <w:pPr>
            <w:spacing w:after="0" w:line="480" w:lineRule="auto"/>
          </w:pPr>
        </w:pPrChange>
      </w:pPr>
      <w:r w:rsidRPr="008513ED">
        <w:rPr>
          <w:rFonts w:ascii="Times New Roman" w:eastAsia="Times New Roman" w:hAnsi="Times New Roman" w:cs="Times New Roman"/>
        </w:rPr>
        <w:t xml:space="preserve">There are only two options left: a </w:t>
      </w:r>
      <w:r w:rsidR="0036063E">
        <w:rPr>
          <w:rFonts w:ascii="Times New Roman" w:eastAsia="Times New Roman" w:hAnsi="Times New Roman" w:cs="Times New Roman"/>
        </w:rPr>
        <w:t>Q</w:t>
      </w:r>
      <w:r w:rsidRPr="008513ED">
        <w:rPr>
          <w:rFonts w:ascii="Times New Roman" w:eastAsia="Times New Roman" w:hAnsi="Times New Roman" w:cs="Times New Roman"/>
        </w:rPr>
        <w:t>uasi-</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process or a negative binomial regression. With the underlying criterion of mean-variance equality being violated, we built </w:t>
      </w:r>
      <w:r w:rsidR="00544611">
        <w:rPr>
          <w:rFonts w:ascii="Times New Roman" w:eastAsia="Times New Roman" w:hAnsi="Times New Roman" w:cs="Times New Roman"/>
        </w:rPr>
        <w:t>a Negative Binomial</w:t>
      </w:r>
      <w:r w:rsidRPr="008513ED">
        <w:rPr>
          <w:rFonts w:ascii="Times New Roman" w:eastAsia="Times New Roman" w:hAnsi="Times New Roman" w:cs="Times New Roman"/>
        </w:rPr>
        <w:t xml:space="preserve"> regression analysis. We could have attempted to fit an additional dispersion parameter using a </w:t>
      </w:r>
      <w:r w:rsidR="00544611">
        <w:rPr>
          <w:rFonts w:ascii="Times New Roman" w:eastAsia="Times New Roman" w:hAnsi="Times New Roman" w:cs="Times New Roman"/>
        </w:rPr>
        <w:t>Q</w:t>
      </w:r>
      <w:r w:rsidRPr="008513ED">
        <w:rPr>
          <w:rFonts w:ascii="Times New Roman" w:eastAsia="Times New Roman" w:hAnsi="Times New Roman" w:cs="Times New Roman"/>
        </w:rPr>
        <w:t>uasi-</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model, but then we would be unable to directly use model selection or other diagnostic techniques which require an underlying likelihood. </w:t>
      </w:r>
    </w:p>
    <w:p w14:paraId="43A84BE6" w14:textId="5DA55AB3" w:rsidR="008513ED" w:rsidRPr="008513ED" w:rsidRDefault="008513ED" w:rsidP="00346A49">
      <w:pPr>
        <w:spacing w:after="0" w:line="480" w:lineRule="auto"/>
        <w:ind w:firstLine="720"/>
        <w:rPr>
          <w:rFonts w:ascii="Times New Roman" w:eastAsia="Times New Roman" w:hAnsi="Times New Roman" w:cs="Times New Roman"/>
        </w:rPr>
        <w:pPrChange w:id="225" w:author="Andrew Estes" w:date="2023-06-25T17:12:00Z">
          <w:pPr>
            <w:spacing w:after="0" w:line="480" w:lineRule="auto"/>
          </w:pPr>
        </w:pPrChange>
      </w:pPr>
      <w:r w:rsidRPr="008513ED">
        <w:rPr>
          <w:rFonts w:ascii="Times New Roman" w:eastAsia="Times New Roman" w:hAnsi="Times New Roman" w:cs="Times New Roman"/>
        </w:rPr>
        <w:t xml:space="preserve">There are two common negative binomial formulas. In Joseph </w:t>
      </w:r>
      <w:proofErr w:type="spellStart"/>
      <w:r w:rsidRPr="008513ED">
        <w:rPr>
          <w:rFonts w:ascii="Times New Roman" w:eastAsia="Times New Roman" w:hAnsi="Times New Roman" w:cs="Times New Roman"/>
        </w:rPr>
        <w:t>Hilbe’s</w:t>
      </w:r>
      <w:proofErr w:type="spellEnd"/>
      <w:r w:rsidRPr="008513ED">
        <w:rPr>
          <w:rFonts w:ascii="Times New Roman" w:eastAsia="Times New Roman" w:hAnsi="Times New Roman" w:cs="Times New Roman"/>
        </w:rPr>
        <w:t xml:space="preserve"> Negative Binomial Regression book (https://www.cambridge.org/core/books/negative-binomial-regression/12D6281A46B9A980DC6021080C9419E7), </w:t>
      </w:r>
      <w:proofErr w:type="gramStart"/>
      <w:r w:rsidRPr="008513ED">
        <w:rPr>
          <w:rFonts w:ascii="Times New Roman" w:eastAsia="Times New Roman" w:hAnsi="Times New Roman" w:cs="Times New Roman"/>
        </w:rPr>
        <w:t>he  states</w:t>
      </w:r>
      <w:proofErr w:type="gramEnd"/>
      <w:r w:rsidRPr="008513ED">
        <w:rPr>
          <w:rFonts w:ascii="Times New Roman" w:eastAsia="Times New Roman" w:hAnsi="Times New Roman" w:cs="Times New Roman"/>
        </w:rPr>
        <w:t xml:space="preserve"> that "NB2 is the standard form of negative binomial used to estimate data that are </w:t>
      </w:r>
      <w:r w:rsidR="00D60473">
        <w:rPr>
          <w:rFonts w:ascii="Times New Roman" w:eastAsia="Times New Roman" w:hAnsi="Times New Roman" w:cs="Times New Roman"/>
        </w:rPr>
        <w:t>Poisson</w:t>
      </w:r>
      <w:r w:rsidRPr="008513ED">
        <w:rPr>
          <w:rFonts w:ascii="Times New Roman" w:eastAsia="Times New Roman" w:hAnsi="Times New Roman" w:cs="Times New Roman"/>
        </w:rPr>
        <w:t>-</w:t>
      </w:r>
      <w:r w:rsidR="0036063E" w:rsidRPr="008513ED">
        <w:rPr>
          <w:rFonts w:ascii="Times New Roman" w:eastAsia="Times New Roman" w:hAnsi="Times New Roman" w:cs="Times New Roman"/>
        </w:rPr>
        <w:t>over dispersed</w:t>
      </w:r>
      <w:r w:rsidRPr="008513ED">
        <w:rPr>
          <w:rFonts w:ascii="Times New Roman" w:eastAsia="Times New Roman" w:hAnsi="Times New Roman" w:cs="Times New Roman"/>
        </w:rPr>
        <w:t xml:space="preserve"> and is the form of the model which most statisticians understand by negative binomial. NB2 is typically the first model we turn to when we discover that a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model is </w:t>
      </w:r>
      <w:r w:rsidR="0036063E" w:rsidRPr="008513ED">
        <w:rPr>
          <w:rFonts w:ascii="Times New Roman" w:eastAsia="Times New Roman" w:hAnsi="Times New Roman" w:cs="Times New Roman"/>
        </w:rPr>
        <w:t>over dispersed</w:t>
      </w:r>
      <w:r w:rsidRPr="008513ED">
        <w:rPr>
          <w:rFonts w:ascii="Times New Roman" w:eastAsia="Times New Roman" w:hAnsi="Times New Roman" w:cs="Times New Roman"/>
        </w:rPr>
        <w:t>."</w:t>
      </w:r>
    </w:p>
    <w:p w14:paraId="2A748C20" w14:textId="77777777" w:rsidR="008513ED" w:rsidRPr="008513ED" w:rsidRDefault="008513ED" w:rsidP="00346A49">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The stat </w:t>
      </w:r>
      <w:proofErr w:type="gramStart"/>
      <w:r w:rsidRPr="008513ED">
        <w:rPr>
          <w:rFonts w:ascii="Times New Roman" w:eastAsia="Times New Roman" w:hAnsi="Times New Roman" w:cs="Times New Roman"/>
        </w:rPr>
        <w:t>models</w:t>
      </w:r>
      <w:proofErr w:type="gramEnd"/>
      <w:r w:rsidRPr="008513ED">
        <w:rPr>
          <w:rFonts w:ascii="Times New Roman" w:eastAsia="Times New Roman" w:hAnsi="Times New Roman" w:cs="Times New Roman"/>
        </w:rPr>
        <w:t xml:space="preserve"> package has an entire method for the NB2 model: </w:t>
      </w:r>
    </w:p>
    <w:p w14:paraId="54306BBC" w14:textId="77777777" w:rsidR="008513ED" w:rsidRPr="008513ED" w:rsidRDefault="008513ED" w:rsidP="008513ED">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i/>
          <w:iCs/>
        </w:rPr>
        <w:t xml:space="preserve">class </w:t>
      </w:r>
      <w:proofErr w:type="spellStart"/>
      <w:proofErr w:type="gramStart"/>
      <w:r w:rsidRPr="008513ED">
        <w:rPr>
          <w:rFonts w:ascii="Times New Roman" w:eastAsia="Times New Roman" w:hAnsi="Times New Roman" w:cs="Times New Roman"/>
          <w:i/>
          <w:iCs/>
        </w:rPr>
        <w:t>statsmodels.genmod</w:t>
      </w:r>
      <w:proofErr w:type="gramEnd"/>
      <w:r w:rsidRPr="008513ED">
        <w:rPr>
          <w:rFonts w:ascii="Times New Roman" w:eastAsia="Times New Roman" w:hAnsi="Times New Roman" w:cs="Times New Roman"/>
          <w:i/>
          <w:iCs/>
        </w:rPr>
        <w:t>.families.family.NegativeBinomial</w:t>
      </w:r>
      <w:proofErr w:type="spellEnd"/>
      <w:r w:rsidRPr="008513ED">
        <w:rPr>
          <w:rFonts w:ascii="Times New Roman" w:eastAsia="Times New Roman" w:hAnsi="Times New Roman" w:cs="Times New Roman"/>
          <w:i/>
          <w:iCs/>
        </w:rPr>
        <w:t>(link=None, alpha=1.0)</w:t>
      </w:r>
    </w:p>
    <w:p w14:paraId="60A1E968" w14:textId="77777777"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The default value of alpha is 1 which is not necessarily correct. There is a way to estimate the alpha. In Cameron and Trivedi’s book, they propose calculating alpha by using a technique they call auxiliary OLS regression without a constant (https://faculty.econ.ucdavis.edu/faculty/cameron/racd2/) </w:t>
      </w:r>
    </w:p>
    <w:p w14:paraId="3E841A04" w14:textId="16432D27" w:rsidR="008513ED" w:rsidRPr="008513ED" w:rsidRDefault="008513ED" w:rsidP="008513ED">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1AB480C1" wp14:editId="5BC456CF">
            <wp:extent cx="385572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5720" cy="2857500"/>
                    </a:xfrm>
                    <a:prstGeom prst="rect">
                      <a:avLst/>
                    </a:prstGeom>
                    <a:noFill/>
                    <a:ln>
                      <a:noFill/>
                    </a:ln>
                  </pic:spPr>
                </pic:pic>
              </a:graphicData>
            </a:graphic>
          </wp:inline>
        </w:drawing>
      </w:r>
    </w:p>
    <w:p w14:paraId="6CE6E01F" w14:textId="77777777" w:rsidR="008513ED" w:rsidRPr="008513ED" w:rsidRDefault="008513ED" w:rsidP="008513ED">
      <w:pPr>
        <w:spacing w:line="240" w:lineRule="auto"/>
        <w:rPr>
          <w:rFonts w:ascii="Times New Roman" w:eastAsia="Times New Roman" w:hAnsi="Times New Roman" w:cs="Times New Roman"/>
        </w:rPr>
      </w:pPr>
      <w:r w:rsidRPr="008513ED">
        <w:rPr>
          <w:rFonts w:ascii="Times New Roman" w:eastAsia="Times New Roman" w:hAnsi="Times New Roman" w:cs="Times New Roman"/>
          <w:i/>
          <w:iCs/>
        </w:rPr>
        <w:t xml:space="preserve">“We processed the negative binomial algorithm using a training and test set. Set up the X and y matrices for the training and testing data </w:t>
      </w:r>
      <w:proofErr w:type="spellStart"/>
      <w:r w:rsidRPr="008513ED">
        <w:rPr>
          <w:rFonts w:ascii="Times New Roman" w:eastAsia="Times New Roman" w:hAnsi="Times New Roman" w:cs="Times New Roman"/>
          <w:i/>
          <w:iCs/>
        </w:rPr>
        <w:t>sets#Add</w:t>
      </w:r>
      <w:proofErr w:type="spellEnd"/>
      <w:r w:rsidRPr="008513ED">
        <w:rPr>
          <w:rFonts w:ascii="Times New Roman" w:eastAsia="Times New Roman" w:hAnsi="Times New Roman" w:cs="Times New Roman"/>
          <w:i/>
          <w:iCs/>
        </w:rPr>
        <w:t xml:space="preserve"> the λ vector as a new column called 'BB_LAMBDA' to the dataframe of the training data </w:t>
      </w:r>
      <w:proofErr w:type="spellStart"/>
      <w:r w:rsidRPr="008513ED">
        <w:rPr>
          <w:rFonts w:ascii="Times New Roman" w:eastAsia="Times New Roman" w:hAnsi="Times New Roman" w:cs="Times New Roman"/>
          <w:i/>
          <w:iCs/>
        </w:rPr>
        <w:t>set#add</w:t>
      </w:r>
      <w:proofErr w:type="spellEnd"/>
      <w:r w:rsidRPr="008513ED">
        <w:rPr>
          <w:rFonts w:ascii="Times New Roman" w:eastAsia="Times New Roman" w:hAnsi="Times New Roman" w:cs="Times New Roman"/>
          <w:i/>
          <w:iCs/>
        </w:rPr>
        <w:t xml:space="preserve"> a derived column called 'AUX_OLS_DEP' to the pandas </w:t>
      </w:r>
      <w:proofErr w:type="spellStart"/>
      <w:r w:rsidRPr="008513ED">
        <w:rPr>
          <w:rFonts w:ascii="Times New Roman" w:eastAsia="Times New Roman" w:hAnsi="Times New Roman" w:cs="Times New Roman"/>
          <w:i/>
          <w:iCs/>
        </w:rPr>
        <w:t>DataFrame</w:t>
      </w:r>
      <w:proofErr w:type="spellEnd"/>
      <w:r w:rsidRPr="008513ED">
        <w:rPr>
          <w:rFonts w:ascii="Times New Roman" w:eastAsia="Times New Roman" w:hAnsi="Times New Roman" w:cs="Times New Roman"/>
          <w:i/>
          <w:iCs/>
        </w:rPr>
        <w:t xml:space="preserve">. This new column will store the values of the dependent variable of the OLS </w:t>
      </w:r>
      <w:proofErr w:type="spellStart"/>
      <w:r w:rsidRPr="008513ED">
        <w:rPr>
          <w:rFonts w:ascii="Times New Roman" w:eastAsia="Times New Roman" w:hAnsi="Times New Roman" w:cs="Times New Roman"/>
          <w:i/>
          <w:iCs/>
        </w:rPr>
        <w:t>regression#use</w:t>
      </w:r>
      <w:proofErr w:type="spellEnd"/>
      <w:r w:rsidRPr="008513ED">
        <w:rPr>
          <w:rFonts w:ascii="Times New Roman" w:eastAsia="Times New Roman" w:hAnsi="Times New Roman" w:cs="Times New Roman"/>
          <w:i/>
          <w:iCs/>
        </w:rPr>
        <w:t xml:space="preserve"> patsy to form the model specification for the </w:t>
      </w:r>
      <w:proofErr w:type="spellStart"/>
      <w:r w:rsidRPr="008513ED">
        <w:rPr>
          <w:rFonts w:ascii="Times New Roman" w:eastAsia="Times New Roman" w:hAnsi="Times New Roman" w:cs="Times New Roman"/>
          <w:i/>
          <w:iCs/>
        </w:rPr>
        <w:t>OLSR#Configure</w:t>
      </w:r>
      <w:proofErr w:type="spellEnd"/>
      <w:r w:rsidRPr="008513ED">
        <w:rPr>
          <w:rFonts w:ascii="Times New Roman" w:eastAsia="Times New Roman" w:hAnsi="Times New Roman" w:cs="Times New Roman"/>
          <w:i/>
          <w:iCs/>
        </w:rPr>
        <w:t xml:space="preserve"> and fit the OLSR model.”</w:t>
      </w:r>
    </w:p>
    <w:p w14:paraId="7030E8D7" w14:textId="77777777" w:rsidR="008513ED" w:rsidRPr="008513ED" w:rsidRDefault="008513ED" w:rsidP="00346A49">
      <w:pPr>
        <w:spacing w:after="0" w:line="480" w:lineRule="auto"/>
        <w:ind w:firstLine="720"/>
        <w:rPr>
          <w:rFonts w:ascii="Times New Roman" w:eastAsia="Times New Roman" w:hAnsi="Times New Roman" w:cs="Times New Roman"/>
        </w:rPr>
        <w:pPrChange w:id="226" w:author="Andrew Estes" w:date="2023-06-25T17:13:00Z">
          <w:pPr>
            <w:spacing w:after="0" w:line="480" w:lineRule="auto"/>
          </w:pPr>
        </w:pPrChange>
      </w:pPr>
      <w:r w:rsidRPr="008513ED">
        <w:rPr>
          <w:rFonts w:ascii="Times New Roman" w:eastAsia="Times New Roman" w:hAnsi="Times New Roman" w:cs="Times New Roman"/>
        </w:rPr>
        <w:t>The result for the alpha was a -0.06. The actual alpha should be between 0 and 1. We did take the absolute value in and plugged it into a t-test online calculator to determine the significance. It was significant. It also led to a decent predictive result. It cannot be trusted due to the manual adjustment of the alpha value though:</w:t>
      </w:r>
    </w:p>
    <w:tbl>
      <w:tblPr>
        <w:tblW w:w="0" w:type="auto"/>
        <w:jc w:val="center"/>
        <w:tblCellMar>
          <w:top w:w="15" w:type="dxa"/>
          <w:left w:w="15" w:type="dxa"/>
          <w:bottom w:w="15" w:type="dxa"/>
          <w:right w:w="15" w:type="dxa"/>
        </w:tblCellMar>
        <w:tblLook w:val="04A0" w:firstRow="1" w:lastRow="0" w:firstColumn="1" w:lastColumn="0" w:noHBand="0" w:noVBand="1"/>
      </w:tblPr>
      <w:tblGrid>
        <w:gridCol w:w="2063"/>
        <w:gridCol w:w="1116"/>
        <w:gridCol w:w="1043"/>
        <w:gridCol w:w="725"/>
        <w:gridCol w:w="725"/>
        <w:gridCol w:w="1116"/>
        <w:gridCol w:w="1043"/>
      </w:tblGrid>
      <w:tr w:rsidR="00361BA8" w:rsidRPr="008513ED" w14:paraId="17AC72C7"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6169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149004"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b/>
                <w:bCs/>
              </w:rPr>
              <w:t>coef</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E5EB3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std err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7E00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z</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F8B99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P&gt;|z|</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F380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82BD7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0.975]</w:t>
            </w:r>
          </w:p>
        </w:tc>
      </w:tr>
      <w:tr w:rsidR="00361BA8" w:rsidRPr="008513ED" w14:paraId="40852AF4"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BBF4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Intercept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96A2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4.9346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E410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26.488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6C9E9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0DCB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4B48C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-46.982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338BC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56.851</w:t>
            </w:r>
          </w:p>
        </w:tc>
      </w:tr>
      <w:tr w:rsidR="00361BA8" w:rsidRPr="008513ED" w14:paraId="31628277"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CDA330"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DriverNumberCat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FA4C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517E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5BD8D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9B4A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0.941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80A5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59356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0.032</w:t>
            </w:r>
          </w:p>
        </w:tc>
      </w:tr>
      <w:tr w:rsidR="00361BA8" w:rsidRPr="008513ED" w14:paraId="385B0647"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33E51A"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CompoundCat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E8D01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82E9C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503E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6F49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61A4A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-0.423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F69F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0.416</w:t>
            </w:r>
          </w:p>
        </w:tc>
      </w:tr>
      <w:tr w:rsidR="00361BA8" w:rsidRPr="008513ED" w14:paraId="4B204677"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0CABDC"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TyreLife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9D72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2F26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E165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DD221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709AB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EBAB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0.065</w:t>
            </w:r>
          </w:p>
        </w:tc>
      </w:tr>
      <w:tr w:rsidR="00361BA8" w:rsidRPr="008513ED" w14:paraId="13F8CA3C"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3C16C7"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FreshTyreCat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42981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-0.0065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D0EB3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0.258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B8BE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939D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0A229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DE51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0.499</w:t>
            </w:r>
          </w:p>
        </w:tc>
      </w:tr>
      <w:tr w:rsidR="00361BA8" w:rsidRPr="008513ED" w14:paraId="53928E00"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7325E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82F5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-0.0529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205B9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674E7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39AF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0.927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1748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45B08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1.085</w:t>
            </w:r>
          </w:p>
        </w:tc>
      </w:tr>
      <w:tr w:rsidR="00361BA8" w:rsidRPr="008513ED" w14:paraId="34B2E582"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5E772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lastRenderedPageBreak/>
              <w:t>Gap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0F10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-4.25E-05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E9A0F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D116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5F90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32FFE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8F336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r>
      <w:tr w:rsidR="00361BA8" w:rsidRPr="008513ED" w14:paraId="1D017342"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1B7AFA"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TeamCat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499E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5256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58C3E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6116F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E09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-0.087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46D9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0.088</w:t>
            </w:r>
          </w:p>
        </w:tc>
      </w:tr>
      <w:tr w:rsidR="00361BA8" w:rsidRPr="008513ED" w14:paraId="40FEA373"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AF72E8"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DriverCat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D8168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E446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623B5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8C82E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85C3C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4CBE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0.042</w:t>
            </w:r>
          </w:p>
        </w:tc>
      </w:tr>
      <w:tr w:rsidR="00361BA8" w:rsidRPr="008513ED" w14:paraId="12C7FDC6"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D14068"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TrackStatusCat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A090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0.0262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C6EEC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C219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0.238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5E4C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AB518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638A9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0.243</w:t>
            </w:r>
          </w:p>
        </w:tc>
      </w:tr>
      <w:tr w:rsidR="00361BA8" w:rsidRPr="008513ED" w14:paraId="50AE1898"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5F5CCA"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StartPosition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776C4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81B0C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681CD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27F7E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0.867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5EBD9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9C7E8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65C0128F"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F25C9E"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EndPosition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D7F00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1FA2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A5C77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E22B1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0.975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9B41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31B38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0.058</w:t>
            </w:r>
          </w:p>
        </w:tc>
      </w:tr>
      <w:tr w:rsidR="00361BA8" w:rsidRPr="008513ED" w14:paraId="6E9F6B71"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94E8B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Points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B09C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6FF90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B102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BD498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BA7E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8F543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0.047</w:t>
            </w:r>
          </w:p>
        </w:tc>
      </w:tr>
      <w:tr w:rsidR="00361BA8" w:rsidRPr="008513ED" w14:paraId="68059499"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E9D299"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PitTime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411DD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2358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0780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D55E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0.884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8DF35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BCAB5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0.013</w:t>
            </w:r>
          </w:p>
        </w:tc>
      </w:tr>
      <w:tr w:rsidR="00361BA8" w:rsidRPr="008513ED" w14:paraId="0F00BFB4"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229EAE"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PitInTimeSeconds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2E3E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270E9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66D8D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98DA1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F30E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0D75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0.012</w:t>
            </w:r>
          </w:p>
        </w:tc>
      </w:tr>
      <w:tr w:rsidR="00361BA8" w:rsidRPr="008513ED" w14:paraId="71F4DDE0"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C71EBE"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PitOutTimeSeconds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F31FA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-2.58E-13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12037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1.38E-12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1C2B2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B193B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7B8E7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-2.97E-12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16638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2.46E-12</w:t>
            </w:r>
          </w:p>
        </w:tc>
      </w:tr>
      <w:tr w:rsidR="00361BA8" w:rsidRPr="008513ED" w14:paraId="5D837FC8"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F0BE2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BCC27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7CAA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A663A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4974C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0.928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10D26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656FE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0.019</w:t>
            </w:r>
          </w:p>
        </w:tc>
      </w:tr>
      <w:tr w:rsidR="00361BA8" w:rsidRPr="008513ED" w14:paraId="008AAFFE"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A0D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7C510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3DAB4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0709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4B909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F5EA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2CA38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0.043</w:t>
            </w:r>
          </w:p>
        </w:tc>
      </w:tr>
      <w:tr w:rsidR="00361BA8" w:rsidRPr="008513ED" w14:paraId="0CD0D609"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8E41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Sector3TimeSeconds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86993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B1E16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1FF1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7CA18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4CCEC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A52D8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0.036</w:t>
            </w:r>
          </w:p>
        </w:tc>
      </w:tr>
      <w:tr w:rsidR="00361BA8" w:rsidRPr="008513ED" w14:paraId="44640939"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AFD5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Cumulative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BA15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B96AD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45554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E4AEF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0.882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1A6DA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EDE48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r>
      <w:tr w:rsidR="00361BA8" w:rsidRPr="008513ED" w14:paraId="575E700A"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C299D0"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CumulativeLap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938CB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892A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3A20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07628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5AD9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4DB67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r>
      <w:tr w:rsidR="00361BA8" w:rsidRPr="008513ED" w14:paraId="22BA6D2E"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FD03EE" w14:textId="77777777" w:rsidR="008513ED" w:rsidRPr="008513ED" w:rsidRDefault="008513ED" w:rsidP="008513ED">
            <w:pPr>
              <w:spacing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CumulativePit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8C993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DE2E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A1C0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0.122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64662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B059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53965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0.006</w:t>
            </w:r>
          </w:p>
        </w:tc>
      </w:tr>
    </w:tbl>
    <w:p w14:paraId="64FB49C3" w14:textId="77777777" w:rsidR="008513ED" w:rsidRPr="008513ED" w:rsidRDefault="008513ED" w:rsidP="008513ED">
      <w:pPr>
        <w:spacing w:after="0" w:line="240" w:lineRule="auto"/>
        <w:rPr>
          <w:rFonts w:ascii="Times New Roman" w:eastAsia="Times New Roman" w:hAnsi="Times New Roman" w:cs="Times New Roman"/>
        </w:rPr>
      </w:pPr>
    </w:p>
    <w:p w14:paraId="1749A5B1" w14:textId="090564C5" w:rsidR="008513ED" w:rsidRPr="008513ED" w:rsidRDefault="008513ED" w:rsidP="00346A49">
      <w:pPr>
        <w:spacing w:after="0" w:line="480" w:lineRule="auto"/>
        <w:ind w:firstLine="720"/>
        <w:rPr>
          <w:rFonts w:ascii="Times New Roman" w:eastAsia="Times New Roman" w:hAnsi="Times New Roman" w:cs="Times New Roman"/>
        </w:rPr>
        <w:pPrChange w:id="227" w:author="Andrew Estes" w:date="2023-06-25T17:13:00Z">
          <w:pPr>
            <w:spacing w:after="0" w:line="480" w:lineRule="auto"/>
          </w:pPr>
        </w:pPrChange>
      </w:pPr>
      <w:r w:rsidRPr="008513ED">
        <w:rPr>
          <w:rFonts w:ascii="Times New Roman" w:eastAsia="Times New Roman" w:hAnsi="Times New Roman" w:cs="Times New Roman"/>
        </w:rPr>
        <w:t xml:space="preserve">Since negative binomial did not work due to the negative alpha, we took a brief glance at a </w:t>
      </w:r>
      <w:r w:rsidR="00544611">
        <w:rPr>
          <w:rFonts w:ascii="Times New Roman" w:eastAsia="Times New Roman" w:hAnsi="Times New Roman" w:cs="Times New Roman"/>
        </w:rPr>
        <w:t>R</w:t>
      </w:r>
      <w:r w:rsidRPr="008513ED">
        <w:rPr>
          <w:rFonts w:ascii="Times New Roman" w:eastAsia="Times New Roman" w:hAnsi="Times New Roman" w:cs="Times New Roman"/>
        </w:rPr>
        <w:t xml:space="preserve">andom </w:t>
      </w:r>
      <w:r w:rsidR="00544611">
        <w:rPr>
          <w:rFonts w:ascii="Times New Roman" w:eastAsia="Times New Roman" w:hAnsi="Times New Roman" w:cs="Times New Roman"/>
        </w:rPr>
        <w:t>F</w:t>
      </w:r>
      <w:r w:rsidRPr="008513ED">
        <w:rPr>
          <w:rFonts w:ascii="Times New Roman" w:eastAsia="Times New Roman" w:hAnsi="Times New Roman" w:cs="Times New Roman"/>
        </w:rPr>
        <w:t xml:space="preserve">orest regression. The accuracy score for the random forest was </w:t>
      </w:r>
      <w:r w:rsidR="00544611">
        <w:rPr>
          <w:rFonts w:ascii="Times New Roman" w:eastAsia="Times New Roman" w:hAnsi="Times New Roman" w:cs="Times New Roman"/>
        </w:rPr>
        <w:t>80%.</w:t>
      </w:r>
      <w:r w:rsidRPr="008513ED">
        <w:rPr>
          <w:rFonts w:ascii="Times New Roman" w:eastAsia="Times New Roman" w:hAnsi="Times New Roman" w:cs="Times New Roman"/>
        </w:rPr>
        <w:t xml:space="preserve"> There was a zero-division error for the classification report so results such as the F-score were not available. </w:t>
      </w:r>
    </w:p>
    <w:tbl>
      <w:tblPr>
        <w:tblW w:w="0" w:type="auto"/>
        <w:jc w:val="center"/>
        <w:tblCellMar>
          <w:top w:w="15" w:type="dxa"/>
          <w:left w:w="15" w:type="dxa"/>
          <w:bottom w:w="15" w:type="dxa"/>
          <w:right w:w="15" w:type="dxa"/>
        </w:tblCellMar>
        <w:tblLook w:val="04A0" w:firstRow="1" w:lastRow="0" w:firstColumn="1" w:lastColumn="0" w:noHBand="0" w:noVBand="1"/>
      </w:tblPr>
      <w:tblGrid>
        <w:gridCol w:w="2140"/>
        <w:gridCol w:w="1330"/>
      </w:tblGrid>
      <w:tr w:rsidR="00361BA8" w:rsidRPr="008513ED" w14:paraId="5E45B7EA"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4472C4"/>
            <w:tcMar>
              <w:top w:w="0" w:type="dxa"/>
              <w:left w:w="115" w:type="dxa"/>
              <w:bottom w:w="0" w:type="dxa"/>
              <w:right w:w="115" w:type="dxa"/>
            </w:tcMar>
            <w:vAlign w:val="center"/>
            <w:hideMark/>
          </w:tcPr>
          <w:p w14:paraId="7F6647B2"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4" w:space="0" w:color="8EA9DB"/>
              <w:left w:val="single" w:sz="4" w:space="0" w:color="CCCCCC"/>
              <w:bottom w:val="single" w:sz="4" w:space="0" w:color="8EA9DB"/>
              <w:right w:val="single" w:sz="4" w:space="0" w:color="8EA9DB"/>
            </w:tcBorders>
            <w:shd w:val="clear" w:color="auto" w:fill="4472C4"/>
            <w:tcMar>
              <w:top w:w="0" w:type="dxa"/>
              <w:left w:w="115" w:type="dxa"/>
              <w:bottom w:w="0" w:type="dxa"/>
              <w:right w:w="115" w:type="dxa"/>
            </w:tcMar>
            <w:vAlign w:val="center"/>
            <w:hideMark/>
          </w:tcPr>
          <w:p w14:paraId="11D974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Importance</w:t>
            </w:r>
          </w:p>
        </w:tc>
      </w:tr>
      <w:tr w:rsidR="00361BA8" w:rsidRPr="008513ED" w14:paraId="1ACE9520"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33AD77C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Sector1TimeSeconds'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20D8089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9.421%.</w:t>
            </w:r>
          </w:p>
        </w:tc>
      </w:tr>
      <w:tr w:rsidR="00361BA8" w:rsidRPr="008513ED" w14:paraId="75A5118A"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023BA14E"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CumulativeLap</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44A7D5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8.47%.</w:t>
            </w:r>
          </w:p>
        </w:tc>
      </w:tr>
      <w:tr w:rsidR="00361BA8" w:rsidRPr="008513ED" w14:paraId="68A64FE1"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589EC65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Sector2TimeSeconds'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5E2C683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6.959%.</w:t>
            </w:r>
          </w:p>
        </w:tc>
      </w:tr>
      <w:tr w:rsidR="00361BA8" w:rsidRPr="008513ED" w14:paraId="52BBD530"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4F53656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Sector3TimeSeconds'</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4D65BAC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6.898%.</w:t>
            </w:r>
          </w:p>
        </w:tc>
      </w:tr>
      <w:tr w:rsidR="00361BA8" w:rsidRPr="008513ED" w14:paraId="035D9B0C"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0AEE6B4E"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CumulativePit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7797532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5.435%.</w:t>
            </w:r>
          </w:p>
        </w:tc>
      </w:tr>
      <w:tr w:rsidR="00361BA8" w:rsidRPr="008513ED" w14:paraId="05AAF0F5"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3911BE5A"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TyreLife</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78C055DD"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4.298%.</w:t>
            </w:r>
          </w:p>
        </w:tc>
      </w:tr>
      <w:tr w:rsidR="00361BA8" w:rsidRPr="008513ED" w14:paraId="68968398"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09EA8940"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EndPosition</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05A0101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2.19%.</w:t>
            </w:r>
          </w:p>
        </w:tc>
      </w:tr>
      <w:tr w:rsidR="00361BA8" w:rsidRPr="008513ED" w14:paraId="03B93079"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7143495D"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TrackStatusCat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3D626B3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16.64%.</w:t>
            </w:r>
          </w:p>
        </w:tc>
      </w:tr>
      <w:tr w:rsidR="00361BA8" w:rsidRPr="008513ED" w14:paraId="56868E8E"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72854A9A"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Cumulative'</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7E8BDC12"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11.057%.</w:t>
            </w:r>
          </w:p>
        </w:tc>
      </w:tr>
      <w:tr w:rsidR="00361BA8" w:rsidRPr="008513ED" w14:paraId="174F8369"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0317CCB5"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PitTime</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4314FD8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10.172%.</w:t>
            </w:r>
          </w:p>
        </w:tc>
      </w:tr>
      <w:tr w:rsidR="00361BA8" w:rsidRPr="008513ED" w14:paraId="0DFE06C8"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60710951"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PitInTimeSeconds</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6B7F4EC7"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10.074%.</w:t>
            </w:r>
          </w:p>
        </w:tc>
      </w:tr>
      <w:tr w:rsidR="00361BA8" w:rsidRPr="008513ED" w14:paraId="2295ACBA"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6556DC14"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DriverCat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5045D8A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1.543%.</w:t>
            </w:r>
          </w:p>
        </w:tc>
      </w:tr>
      <w:tr w:rsidR="00361BA8" w:rsidRPr="008513ED" w14:paraId="3673AA0D"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6310338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Gap'</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7F95F2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1.23%.</w:t>
            </w:r>
          </w:p>
        </w:tc>
      </w:tr>
      <w:tr w:rsidR="00361BA8" w:rsidRPr="008513ED" w14:paraId="5EF7FA8D"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0E4F7996"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Points'</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19F8203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1.067%.</w:t>
            </w:r>
          </w:p>
        </w:tc>
      </w:tr>
      <w:tr w:rsidR="00361BA8" w:rsidRPr="008513ED" w14:paraId="4FBB8283"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6A53CBA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2BB812F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1.043%.</w:t>
            </w:r>
          </w:p>
        </w:tc>
      </w:tr>
      <w:tr w:rsidR="00361BA8" w:rsidRPr="008513ED" w14:paraId="68D19598"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678AC90F"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StartPosition</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52502CC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0.891%.</w:t>
            </w:r>
          </w:p>
        </w:tc>
      </w:tr>
      <w:tr w:rsidR="00361BA8" w:rsidRPr="008513ED" w14:paraId="6D6F2D53"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4B64CBDF"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TeamCat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74EE1A2D"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0.881%.</w:t>
            </w:r>
          </w:p>
        </w:tc>
      </w:tr>
      <w:tr w:rsidR="00361BA8" w:rsidRPr="008513ED" w14:paraId="69AFBD81"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5D2AC874"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DriverNumberCat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4D58FB5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0.71%.</w:t>
            </w:r>
          </w:p>
        </w:tc>
      </w:tr>
      <w:tr w:rsidR="00361BA8" w:rsidRPr="008513ED" w14:paraId="2286E6BF"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1605E9D6"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FreshTyreCat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7BE886C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0.592%.</w:t>
            </w:r>
          </w:p>
        </w:tc>
      </w:tr>
      <w:tr w:rsidR="00361BA8" w:rsidRPr="008513ED" w14:paraId="3A767FE5"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2C4EE343"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CompoundCat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69714BD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0.43%.</w:t>
            </w:r>
          </w:p>
        </w:tc>
      </w:tr>
      <w:tr w:rsidR="00361BA8" w:rsidRPr="008513ED" w14:paraId="4F82CAAF"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6F154E67"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lastRenderedPageBreak/>
              <w:t>PitOutTimeSeconds</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1F6DB9E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0.0%.</w:t>
            </w:r>
          </w:p>
        </w:tc>
      </w:tr>
    </w:tbl>
    <w:p w14:paraId="67A672A4" w14:textId="77777777" w:rsidR="008513ED" w:rsidRPr="008513ED" w:rsidRDefault="008513ED" w:rsidP="008513ED">
      <w:pPr>
        <w:spacing w:after="0" w:line="240" w:lineRule="auto"/>
        <w:rPr>
          <w:rFonts w:ascii="Times New Roman" w:eastAsia="Times New Roman" w:hAnsi="Times New Roman" w:cs="Times New Roman"/>
        </w:rPr>
      </w:pPr>
    </w:p>
    <w:p w14:paraId="7788D9F6" w14:textId="77777777" w:rsidR="008513ED" w:rsidRPr="008513ED" w:rsidRDefault="008513ED" w:rsidP="00346A49">
      <w:pPr>
        <w:spacing w:after="0" w:line="480" w:lineRule="auto"/>
        <w:ind w:firstLine="720"/>
        <w:rPr>
          <w:rFonts w:ascii="Times New Roman" w:eastAsia="Times New Roman" w:hAnsi="Times New Roman" w:cs="Times New Roman"/>
        </w:rPr>
        <w:pPrChange w:id="228" w:author="Andrew Estes" w:date="2023-06-25T17:13:00Z">
          <w:pPr>
            <w:spacing w:after="0" w:line="480" w:lineRule="auto"/>
          </w:pPr>
        </w:pPrChange>
      </w:pPr>
      <w:r w:rsidRPr="008513ED">
        <w:rPr>
          <w:rFonts w:ascii="Times New Roman" w:eastAsia="Times New Roman" w:hAnsi="Times New Roman" w:cs="Times New Roman"/>
        </w:rPr>
        <w:t>To perform the random forest, we had to remove the RACE category. We also created a train/test set for prediction purposes.</w:t>
      </w:r>
    </w:p>
    <w:p w14:paraId="581EB125" w14:textId="28B05E3E" w:rsidR="008513ED" w:rsidRPr="008513ED" w:rsidRDefault="008513ED" w:rsidP="00346A49">
      <w:pPr>
        <w:spacing w:after="0" w:line="480" w:lineRule="auto"/>
        <w:ind w:firstLine="720"/>
        <w:rPr>
          <w:rFonts w:ascii="Times New Roman" w:eastAsia="Times New Roman" w:hAnsi="Times New Roman" w:cs="Times New Roman"/>
        </w:rPr>
        <w:pPrChange w:id="229" w:author="Andrew Estes" w:date="2023-06-25T17:13:00Z">
          <w:pPr>
            <w:spacing w:after="0" w:line="480" w:lineRule="auto"/>
          </w:pPr>
        </w:pPrChange>
      </w:pPr>
      <w:r w:rsidRPr="008513ED">
        <w:rPr>
          <w:rFonts w:ascii="Times New Roman" w:eastAsia="Times New Roman" w:hAnsi="Times New Roman" w:cs="Times New Roman"/>
        </w:rPr>
        <w:t xml:space="preserve">We </w:t>
      </w:r>
      <w:r w:rsidR="00544611">
        <w:rPr>
          <w:rFonts w:ascii="Times New Roman" w:eastAsia="Times New Roman" w:hAnsi="Times New Roman" w:cs="Times New Roman"/>
        </w:rPr>
        <w:t>then</w:t>
      </w:r>
      <w:r w:rsidRPr="008513ED">
        <w:rPr>
          <w:rFonts w:ascii="Times New Roman" w:eastAsia="Times New Roman" w:hAnsi="Times New Roman" w:cs="Times New Roman"/>
        </w:rPr>
        <w:t xml:space="preserve"> re-ran the mean and variance of the lap number. For Saudi Arabia, the variance was 46.567 with a mean of 14.833. For the full dataset the variance was 225.903 with a mean of 26.847. This has even more over-dispersion than the original analysis. </w:t>
      </w:r>
    </w:p>
    <w:p w14:paraId="2C7EBF2B" w14:textId="102100CB" w:rsidR="008513ED" w:rsidRPr="008513ED" w:rsidRDefault="008513ED" w:rsidP="008513ED">
      <w:pPr>
        <w:spacing w:line="240" w:lineRule="auto"/>
        <w:rPr>
          <w:rFonts w:ascii="Times New Roman" w:eastAsia="Times New Roman" w:hAnsi="Times New Roman" w:cs="Times New Roman"/>
        </w:rPr>
      </w:pPr>
      <w:r w:rsidRPr="00361BA8">
        <w:rPr>
          <w:rFonts w:ascii="Times New Roman" w:eastAsia="Times New Roman" w:hAnsi="Times New Roman" w:cs="Times New Roman"/>
          <w:i/>
          <w:iCs/>
          <w:noProof/>
          <w:bdr w:val="none" w:sz="0" w:space="0" w:color="auto" w:frame="1"/>
        </w:rPr>
        <w:drawing>
          <wp:inline distT="0" distB="0" distL="0" distR="0" wp14:anchorId="19BC2CEE" wp14:editId="3E1393FC">
            <wp:extent cx="5623560" cy="373380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3560" cy="3733800"/>
                    </a:xfrm>
                    <a:prstGeom prst="rect">
                      <a:avLst/>
                    </a:prstGeom>
                    <a:noFill/>
                    <a:ln>
                      <a:noFill/>
                    </a:ln>
                  </pic:spPr>
                </pic:pic>
              </a:graphicData>
            </a:graphic>
          </wp:inline>
        </w:drawing>
      </w:r>
    </w:p>
    <w:p w14:paraId="1578AF96" w14:textId="77777777" w:rsidR="008513ED" w:rsidRPr="008513ED" w:rsidRDefault="008513ED" w:rsidP="00346A49">
      <w:pPr>
        <w:spacing w:after="0" w:line="480" w:lineRule="auto"/>
        <w:ind w:firstLine="720"/>
        <w:rPr>
          <w:rFonts w:ascii="Times New Roman" w:eastAsia="Times New Roman" w:hAnsi="Times New Roman" w:cs="Times New Roman"/>
        </w:rPr>
        <w:pPrChange w:id="230" w:author="Andrew Estes" w:date="2023-06-25T17:13:00Z">
          <w:pPr>
            <w:spacing w:after="0" w:line="480" w:lineRule="auto"/>
          </w:pPr>
        </w:pPrChange>
      </w:pPr>
      <w:r w:rsidRPr="008513ED">
        <w:rPr>
          <w:rFonts w:ascii="Times New Roman" w:eastAsia="Times New Roman" w:hAnsi="Times New Roman" w:cs="Times New Roman"/>
        </w:rPr>
        <w:t>We then looked at the mean and variance of the tire compounds. In Saudi Arabia, the mean was .479 with a variance of .297, a difference of 60%. Looking at the full dataset, the mean was 2.904 with a variance of 3.01, a difference of -4%. There is still overdispersion although it’s relatively miniscule. </w:t>
      </w:r>
    </w:p>
    <w:p w14:paraId="51F4D499" w14:textId="77777777" w:rsidR="008513ED" w:rsidRPr="008513ED" w:rsidRDefault="008513ED" w:rsidP="00346A49">
      <w:pPr>
        <w:spacing w:after="0" w:line="480" w:lineRule="auto"/>
        <w:ind w:firstLine="720"/>
        <w:rPr>
          <w:rFonts w:ascii="Times New Roman" w:eastAsia="Times New Roman" w:hAnsi="Times New Roman" w:cs="Times New Roman"/>
        </w:rPr>
        <w:pPrChange w:id="231" w:author="Andrew Estes" w:date="2023-06-25T17:13:00Z">
          <w:pPr>
            <w:spacing w:after="0" w:line="480" w:lineRule="auto"/>
          </w:pPr>
        </w:pPrChange>
      </w:pPr>
      <w:r w:rsidRPr="008513ED">
        <w:rPr>
          <w:rFonts w:ascii="Times New Roman" w:eastAsia="Times New Roman" w:hAnsi="Times New Roman" w:cs="Times New Roman"/>
        </w:rPr>
        <w:t>The difference in variance and mean can be explained by the compound type. The average number of laps a tire undergoes before making a pit stop is dependent upon the type of tire. </w:t>
      </w:r>
    </w:p>
    <w:p w14:paraId="388CD9E2" w14:textId="77777777" w:rsidR="008513ED" w:rsidRPr="008513ED" w:rsidRDefault="008513ED" w:rsidP="00346A49">
      <w:pPr>
        <w:spacing w:after="0" w:line="480" w:lineRule="auto"/>
        <w:ind w:firstLine="720"/>
        <w:rPr>
          <w:rFonts w:ascii="Times New Roman" w:eastAsia="Times New Roman" w:hAnsi="Times New Roman" w:cs="Times New Roman"/>
        </w:rPr>
        <w:pPrChange w:id="232" w:author="Andrew Estes" w:date="2023-06-25T17:13:00Z">
          <w:pPr>
            <w:spacing w:after="0" w:line="480" w:lineRule="auto"/>
          </w:pPr>
        </w:pPrChange>
      </w:pPr>
      <w:r w:rsidRPr="008513ED">
        <w:rPr>
          <w:rFonts w:ascii="Times New Roman" w:eastAsia="Times New Roman" w:hAnsi="Times New Roman" w:cs="Times New Roman"/>
        </w:rPr>
        <w:t>As with the Saudi Arabia specific analysis, Consul’s Generalized Poison regression model elicited very little feedback. </w:t>
      </w:r>
    </w:p>
    <w:p w14:paraId="0E8F86F3" w14:textId="7234D09E" w:rsidR="008513ED" w:rsidRPr="008513ED" w:rsidRDefault="008513ED" w:rsidP="00346A49">
      <w:pPr>
        <w:spacing w:after="0" w:line="480" w:lineRule="auto"/>
        <w:ind w:firstLine="720"/>
        <w:rPr>
          <w:rFonts w:ascii="Times New Roman" w:eastAsia="Times New Roman" w:hAnsi="Times New Roman" w:cs="Times New Roman"/>
        </w:rPr>
        <w:pPrChange w:id="233" w:author="Andrew Estes" w:date="2023-06-25T17:13:00Z">
          <w:pPr>
            <w:spacing w:after="0" w:line="480" w:lineRule="auto"/>
          </w:pPr>
        </w:pPrChange>
      </w:pPr>
      <w:proofErr w:type="spellStart"/>
      <w:r w:rsidRPr="008513ED">
        <w:rPr>
          <w:rFonts w:ascii="Times New Roman" w:eastAsia="Times New Roman" w:hAnsi="Times New Roman" w:cs="Times New Roman"/>
        </w:rPr>
        <w:lastRenderedPageBreak/>
        <w:t>Famoye’s</w:t>
      </w:r>
      <w:proofErr w:type="spellEnd"/>
      <w:r w:rsidRPr="008513ED">
        <w:rPr>
          <w:rFonts w:ascii="Times New Roman" w:eastAsia="Times New Roman" w:hAnsi="Times New Roman" w:cs="Times New Roman"/>
        </w:rPr>
        <w:t xml:space="preserve"> </w:t>
      </w:r>
      <w:r w:rsidR="002620DC" w:rsidRPr="008513ED">
        <w:rPr>
          <w:rFonts w:ascii="Times New Roman" w:eastAsia="Times New Roman" w:hAnsi="Times New Roman" w:cs="Times New Roman"/>
        </w:rPr>
        <w:t>Poisson</w:t>
      </w:r>
      <w:r w:rsidRPr="008513ED">
        <w:rPr>
          <w:rFonts w:ascii="Times New Roman" w:eastAsia="Times New Roman" w:hAnsi="Times New Roman" w:cs="Times New Roman"/>
        </w:rPr>
        <w:t xml:space="preserve"> was rife with convergence </w:t>
      </w:r>
      <w:proofErr w:type="gramStart"/>
      <w:r w:rsidRPr="008513ED">
        <w:rPr>
          <w:rFonts w:ascii="Times New Roman" w:eastAsia="Times New Roman" w:hAnsi="Times New Roman" w:cs="Times New Roman"/>
        </w:rPr>
        <w:t>issues</w:t>
      </w:r>
      <w:proofErr w:type="gramEnd"/>
      <w:r w:rsidRPr="008513ED">
        <w:rPr>
          <w:rFonts w:ascii="Times New Roman" w:eastAsia="Times New Roman" w:hAnsi="Times New Roman" w:cs="Times New Roman"/>
        </w:rPr>
        <w:t xml:space="preserve"> so our next step is Negative Binomial. The first step is to run a GLM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again using test/training data. And this time we found two variables that were not statistically significant (Driver Number and Driver</w:t>
      </w:r>
      <w:r w:rsidR="00544611">
        <w:rPr>
          <w:rFonts w:ascii="Times New Roman" w:eastAsia="Times New Roman" w:hAnsi="Times New Roman" w:cs="Times New Roman"/>
        </w:rPr>
        <w:t>).</w:t>
      </w:r>
    </w:p>
    <w:p w14:paraId="3338D592" w14:textId="38DAB412" w:rsidR="008513ED" w:rsidRPr="008513ED" w:rsidRDefault="008513ED" w:rsidP="00346A49">
      <w:pPr>
        <w:spacing w:after="0" w:line="480" w:lineRule="auto"/>
        <w:ind w:firstLine="720"/>
        <w:rPr>
          <w:rFonts w:ascii="Times New Roman" w:eastAsia="Times New Roman" w:hAnsi="Times New Roman" w:cs="Times New Roman"/>
        </w:rPr>
        <w:pPrChange w:id="234" w:author="Andrew Estes" w:date="2023-06-25T17:13:00Z">
          <w:pPr>
            <w:spacing w:after="0" w:line="480" w:lineRule="auto"/>
          </w:pPr>
        </w:pPrChange>
      </w:pPr>
      <w:r w:rsidRPr="008513ED">
        <w:rPr>
          <w:rFonts w:ascii="Times New Roman" w:eastAsia="Times New Roman" w:hAnsi="Times New Roman" w:cs="Times New Roman"/>
        </w:rPr>
        <w:t xml:space="preserve">Since we tested the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Consul’s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Famoye’s</w:t>
      </w:r>
      <w:proofErr w:type="spellEnd"/>
      <w:r w:rsidRPr="008513ED">
        <w:rPr>
          <w:rFonts w:ascii="Times New Roman" w:eastAsia="Times New Roman" w:hAnsi="Times New Roman" w:cs="Times New Roman"/>
        </w:rPr>
        <w:t xml:space="preserve">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Random Forest, and a </w:t>
      </w:r>
      <w:r w:rsidR="002620DC" w:rsidRPr="008513ED">
        <w:rPr>
          <w:rFonts w:ascii="Times New Roman" w:eastAsia="Times New Roman" w:hAnsi="Times New Roman" w:cs="Times New Roman"/>
        </w:rPr>
        <w:t>Negative Binomial algorithm</w:t>
      </w:r>
      <w:r w:rsidRPr="008513ED">
        <w:rPr>
          <w:rFonts w:ascii="Times New Roman" w:eastAsia="Times New Roman" w:hAnsi="Times New Roman" w:cs="Times New Roman"/>
        </w:rPr>
        <w:t xml:space="preserve"> on a singular dataframe and </w:t>
      </w:r>
      <w:r w:rsidR="00544611">
        <w:rPr>
          <w:rFonts w:ascii="Times New Roman" w:eastAsia="Times New Roman" w:hAnsi="Times New Roman" w:cs="Times New Roman"/>
        </w:rPr>
        <w:t>at least one of the models</w:t>
      </w:r>
      <w:r w:rsidRPr="008513ED">
        <w:rPr>
          <w:rFonts w:ascii="Times New Roman" w:eastAsia="Times New Roman" w:hAnsi="Times New Roman" w:cs="Times New Roman"/>
        </w:rPr>
        <w:t xml:space="preserve"> appears to work, we moved to apply it to the full dataset. </w:t>
      </w:r>
    </w:p>
    <w:p w14:paraId="26660BD8" w14:textId="77777777" w:rsidR="008513ED" w:rsidRPr="008513ED" w:rsidRDefault="008513ED" w:rsidP="00346A49">
      <w:pPr>
        <w:spacing w:after="0" w:line="480" w:lineRule="auto"/>
        <w:ind w:firstLine="720"/>
        <w:rPr>
          <w:rFonts w:ascii="Times New Roman" w:eastAsia="Times New Roman" w:hAnsi="Times New Roman" w:cs="Times New Roman"/>
        </w:rPr>
        <w:pPrChange w:id="235" w:author="Andrew Estes" w:date="2023-06-25T17:13:00Z">
          <w:pPr>
            <w:spacing w:after="0" w:line="480" w:lineRule="auto"/>
          </w:pPr>
        </w:pPrChange>
      </w:pPr>
      <w:r w:rsidRPr="008513ED">
        <w:rPr>
          <w:rFonts w:ascii="Times New Roman" w:eastAsia="Times New Roman" w:hAnsi="Times New Roman" w:cs="Times New Roman"/>
        </w:rPr>
        <w:t>The next step is to add the lambda column to the dataframe of the training step as it is an essential part to calculate the alpha in the equation</w:t>
      </w:r>
    </w:p>
    <w:p w14:paraId="33E13416" w14:textId="715549C0" w:rsidR="008513ED" w:rsidRPr="008513ED" w:rsidRDefault="008513ED" w:rsidP="00346A49">
      <w:pPr>
        <w:spacing w:after="0" w:line="480" w:lineRule="auto"/>
        <w:ind w:firstLine="720"/>
        <w:rPr>
          <w:rFonts w:ascii="Times New Roman" w:eastAsia="Times New Roman" w:hAnsi="Times New Roman" w:cs="Times New Roman"/>
        </w:rPr>
        <w:pPrChange w:id="236" w:author="Andrew Estes" w:date="2023-06-25T17:13:00Z">
          <w:pPr>
            <w:spacing w:after="0" w:line="480" w:lineRule="auto"/>
          </w:pPr>
        </w:pPrChange>
      </w:pPr>
      <w:r w:rsidRPr="008513ED">
        <w:rPr>
          <w:rFonts w:ascii="Times New Roman" w:eastAsia="Times New Roman" w:hAnsi="Times New Roman" w:cs="Times New Roman"/>
        </w:rPr>
        <w:t xml:space="preserve"> Unfortunately, as in our Saudi Arabia data, the alpha calculated was a negative 0.029378. Alpha values cannot be negative so nothing further could be done with the </w:t>
      </w:r>
      <w:r w:rsidR="00544611">
        <w:rPr>
          <w:rFonts w:ascii="Times New Roman" w:eastAsia="Times New Roman" w:hAnsi="Times New Roman" w:cs="Times New Roman"/>
        </w:rPr>
        <w:t>Negative Binomial</w:t>
      </w:r>
      <w:r w:rsidRPr="008513ED">
        <w:rPr>
          <w:rFonts w:ascii="Times New Roman" w:eastAsia="Times New Roman" w:hAnsi="Times New Roman" w:cs="Times New Roman"/>
        </w:rPr>
        <w:t>. </w:t>
      </w:r>
    </w:p>
    <w:p w14:paraId="619808EE" w14:textId="77777777" w:rsidR="008513ED" w:rsidRPr="008513ED" w:rsidRDefault="008513ED" w:rsidP="00346A49">
      <w:pPr>
        <w:spacing w:after="0" w:line="480" w:lineRule="auto"/>
        <w:ind w:firstLine="720"/>
        <w:rPr>
          <w:rFonts w:ascii="Times New Roman" w:eastAsia="Times New Roman" w:hAnsi="Times New Roman" w:cs="Times New Roman"/>
        </w:rPr>
        <w:pPrChange w:id="237" w:author="Andrew Estes" w:date="2023-06-25T17:13:00Z">
          <w:pPr>
            <w:spacing w:after="0" w:line="480" w:lineRule="auto"/>
          </w:pPr>
        </w:pPrChange>
      </w:pPr>
      <w:r w:rsidRPr="008513ED">
        <w:rPr>
          <w:rFonts w:ascii="Times New Roman" w:eastAsia="Times New Roman" w:hAnsi="Times New Roman" w:cs="Times New Roman"/>
        </w:rPr>
        <w:t>Hypothetically, if the alpha was a positive 0.029378, we could have created a predicted vs actual analysis with the following graph as output:</w:t>
      </w:r>
    </w:p>
    <w:p w14:paraId="209B839B" w14:textId="47C531BC" w:rsidR="008513ED" w:rsidRPr="008513ED" w:rsidRDefault="008513ED" w:rsidP="008513ED">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i/>
          <w:iCs/>
          <w:noProof/>
          <w:bdr w:val="none" w:sz="0" w:space="0" w:color="auto" w:frame="1"/>
        </w:rPr>
        <w:drawing>
          <wp:inline distT="0" distB="0" distL="0" distR="0" wp14:anchorId="63145E81" wp14:editId="4F068265">
            <wp:extent cx="4762500" cy="351282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512820"/>
                    </a:xfrm>
                    <a:prstGeom prst="rect">
                      <a:avLst/>
                    </a:prstGeom>
                    <a:noFill/>
                    <a:ln>
                      <a:noFill/>
                    </a:ln>
                  </pic:spPr>
                </pic:pic>
              </a:graphicData>
            </a:graphic>
          </wp:inline>
        </w:drawing>
      </w:r>
    </w:p>
    <w:p w14:paraId="09148F6E" w14:textId="04EAD3D7" w:rsidR="008513ED" w:rsidRPr="008513ED" w:rsidRDefault="008513ED" w:rsidP="00346A49">
      <w:pPr>
        <w:spacing w:after="0" w:line="480" w:lineRule="auto"/>
        <w:ind w:firstLine="720"/>
        <w:rPr>
          <w:rFonts w:ascii="Times New Roman" w:eastAsia="Times New Roman" w:hAnsi="Times New Roman" w:cs="Times New Roman"/>
        </w:rPr>
        <w:pPrChange w:id="238" w:author="Andrew Estes" w:date="2023-06-25T17:13:00Z">
          <w:pPr>
            <w:spacing w:after="0" w:line="480" w:lineRule="auto"/>
          </w:pPr>
        </w:pPrChange>
      </w:pPr>
      <w:r w:rsidRPr="008513ED">
        <w:rPr>
          <w:rFonts w:ascii="Times New Roman" w:eastAsia="Times New Roman" w:hAnsi="Times New Roman" w:cs="Times New Roman"/>
        </w:rPr>
        <w:t xml:space="preserve">It’s not valid though, it’s just included to show that </w:t>
      </w:r>
      <w:r w:rsidR="00880E60">
        <w:rPr>
          <w:rFonts w:ascii="Times New Roman" w:eastAsia="Times New Roman" w:hAnsi="Times New Roman" w:cs="Times New Roman"/>
        </w:rPr>
        <w:t xml:space="preserve">predictive work and visualization can be accomplished if the data was amenable to our goals. </w:t>
      </w:r>
    </w:p>
    <w:p w14:paraId="74CF1253" w14:textId="48E421F7" w:rsidR="008513ED" w:rsidRPr="008513ED" w:rsidRDefault="008513ED" w:rsidP="00346A49">
      <w:pPr>
        <w:spacing w:after="0" w:line="480" w:lineRule="auto"/>
        <w:ind w:firstLine="720"/>
        <w:rPr>
          <w:rFonts w:ascii="Times New Roman" w:eastAsia="Times New Roman" w:hAnsi="Times New Roman" w:cs="Times New Roman"/>
        </w:rPr>
        <w:pPrChange w:id="239" w:author="Andrew Estes" w:date="2023-06-25T17:13:00Z">
          <w:pPr>
            <w:spacing w:after="0" w:line="480" w:lineRule="auto"/>
          </w:pPr>
        </w:pPrChange>
      </w:pPr>
      <w:r w:rsidRPr="008513ED">
        <w:rPr>
          <w:rFonts w:ascii="Times New Roman" w:eastAsia="Times New Roman" w:hAnsi="Times New Roman" w:cs="Times New Roman"/>
        </w:rPr>
        <w:lastRenderedPageBreak/>
        <w:t>My next attempt was working with a Quasi-</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process. There is no set feature in the Python framework that allows for a Quasi-</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model to be ran. The one model online which used a </w:t>
      </w:r>
      <w:r w:rsidR="00D60473">
        <w:rPr>
          <w:rFonts w:ascii="Times New Roman" w:eastAsia="Times New Roman" w:hAnsi="Times New Roman" w:cs="Times New Roman"/>
        </w:rPr>
        <w:t>Q</w:t>
      </w:r>
      <w:r w:rsidR="00D60473" w:rsidRPr="008513ED">
        <w:rPr>
          <w:rFonts w:ascii="Times New Roman" w:eastAsia="Times New Roman" w:hAnsi="Times New Roman" w:cs="Times New Roman"/>
        </w:rPr>
        <w:t>uasi</w:t>
      </w:r>
      <w:r w:rsidRPr="008513ED">
        <w:rPr>
          <w:rFonts w:ascii="Times New Roman" w:eastAsia="Times New Roman" w:hAnsi="Times New Roman" w:cs="Times New Roman"/>
        </w:rPr>
        <w:t>-</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process essentially backdoored R into the Python script, transforming the dataframe into an </w:t>
      </w:r>
      <w:r w:rsidR="00544611">
        <w:rPr>
          <w:rFonts w:ascii="Times New Roman" w:eastAsia="Times New Roman" w:hAnsi="Times New Roman" w:cs="Times New Roman"/>
        </w:rPr>
        <w:t xml:space="preserve">R </w:t>
      </w:r>
      <w:r w:rsidRPr="008513ED">
        <w:rPr>
          <w:rFonts w:ascii="Times New Roman" w:eastAsia="Times New Roman" w:hAnsi="Times New Roman" w:cs="Times New Roman"/>
        </w:rPr>
        <w:t>dataframe and then running the R script on it. When this was done to our data, we were able to get it into the R format but “</w:t>
      </w:r>
      <w:proofErr w:type="spellStart"/>
      <w:r w:rsidRPr="008513ED">
        <w:rPr>
          <w:rFonts w:ascii="Times New Roman" w:eastAsia="Times New Roman" w:hAnsi="Times New Roman" w:cs="Times New Roman"/>
        </w:rPr>
        <w:t>glm</w:t>
      </w:r>
      <w:proofErr w:type="spellEnd"/>
      <w:r w:rsidRPr="008513ED">
        <w:rPr>
          <w:rFonts w:ascii="Times New Roman" w:eastAsia="Times New Roman" w:hAnsi="Times New Roman" w:cs="Times New Roman"/>
        </w:rPr>
        <w:t>” was not recognized as an R command. </w:t>
      </w:r>
    </w:p>
    <w:p w14:paraId="46FEF02A" w14:textId="73209180" w:rsidR="008513ED" w:rsidRPr="008513ED" w:rsidRDefault="008513ED" w:rsidP="00346A49">
      <w:pPr>
        <w:spacing w:after="0" w:line="480" w:lineRule="auto"/>
        <w:ind w:firstLine="720"/>
        <w:rPr>
          <w:rFonts w:ascii="Times New Roman" w:eastAsia="Times New Roman" w:hAnsi="Times New Roman" w:cs="Times New Roman"/>
        </w:rPr>
        <w:pPrChange w:id="240" w:author="Andrew Estes" w:date="2023-06-25T17:13:00Z">
          <w:pPr>
            <w:spacing w:after="0" w:line="480" w:lineRule="auto"/>
          </w:pPr>
        </w:pPrChange>
      </w:pPr>
      <w:r w:rsidRPr="008513ED">
        <w:rPr>
          <w:rFonts w:ascii="Times New Roman" w:eastAsia="Times New Roman" w:hAnsi="Times New Roman" w:cs="Times New Roman"/>
        </w:rPr>
        <w:t xml:space="preserve">At this point, we decided to simply write the dataframe into a </w:t>
      </w:r>
      <w:r w:rsidR="00D33121">
        <w:rPr>
          <w:rFonts w:ascii="Times New Roman" w:eastAsia="Times New Roman" w:hAnsi="Times New Roman" w:cs="Times New Roman"/>
        </w:rPr>
        <w:t>CSV</w:t>
      </w:r>
      <w:r w:rsidRPr="008513ED">
        <w:rPr>
          <w:rFonts w:ascii="Times New Roman" w:eastAsia="Times New Roman" w:hAnsi="Times New Roman" w:cs="Times New Roman"/>
        </w:rPr>
        <w:t xml:space="preserve"> and work on it from RStudio</w:t>
      </w:r>
      <w:del w:id="241" w:author="Andrew Estes" w:date="2023-06-25T16:41:00Z">
        <w:r w:rsidRPr="008513ED" w:rsidDel="00DE7EB7">
          <w:rPr>
            <w:rFonts w:ascii="Times New Roman" w:eastAsia="Times New Roman" w:hAnsi="Times New Roman" w:cs="Times New Roman"/>
          </w:rPr>
          <w:delText xml:space="preserve">.  </w:delText>
        </w:r>
      </w:del>
      <w:ins w:id="242"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 xml:space="preserve">Unfortunately, this meant that data needed replicated manipulation – such as making the Driver or Team name a factor. After cleaning the data, we installed the PSCL package to allow us to run the statistical tests. In R, the normal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AIC was 20872, the Negative Binomial AIC was similar at 20857. All GLMs use the same log-linear mean function (log(µ) = x &gt;β) but make different assumptions about the remaining likelihood.</w:t>
      </w:r>
    </w:p>
    <w:p w14:paraId="4E5BEC10" w14:textId="118DF523" w:rsidR="008513ED" w:rsidRPr="008513ED" w:rsidRDefault="008513ED" w:rsidP="00346A49">
      <w:pPr>
        <w:spacing w:after="0" w:line="480" w:lineRule="auto"/>
        <w:ind w:firstLine="720"/>
        <w:rPr>
          <w:rFonts w:ascii="Times New Roman" w:eastAsia="Times New Roman" w:hAnsi="Times New Roman" w:cs="Times New Roman"/>
        </w:rPr>
        <w:pPrChange w:id="243" w:author="Andrew Estes" w:date="2023-06-25T17:13:00Z">
          <w:pPr>
            <w:spacing w:after="0" w:line="480" w:lineRule="auto"/>
          </w:pPr>
        </w:pPrChange>
      </w:pPr>
      <w:r w:rsidRPr="008513ED">
        <w:rPr>
          <w:rFonts w:ascii="Times New Roman" w:eastAsia="Times New Roman" w:hAnsi="Times New Roman" w:cs="Times New Roman"/>
        </w:rPr>
        <w:t xml:space="preserve">We then tried some further statistical tests, such as Generalized Estimating Equations through the R Package, </w:t>
      </w:r>
      <w:proofErr w:type="spellStart"/>
      <w:r w:rsidRPr="008513ED">
        <w:rPr>
          <w:rFonts w:ascii="Times New Roman" w:eastAsia="Times New Roman" w:hAnsi="Times New Roman" w:cs="Times New Roman"/>
        </w:rPr>
        <w:t>GeePack</w:t>
      </w:r>
      <w:proofErr w:type="spellEnd"/>
      <w:r w:rsidRPr="008513ED">
        <w:rPr>
          <w:rFonts w:ascii="Times New Roman" w:eastAsia="Times New Roman" w:hAnsi="Times New Roman" w:cs="Times New Roman"/>
        </w:rPr>
        <w:t xml:space="preserve">. This did not work due </w:t>
      </w:r>
      <w:r w:rsidR="00063499">
        <w:rPr>
          <w:rFonts w:ascii="Times New Roman" w:eastAsia="Times New Roman" w:hAnsi="Times New Roman" w:cs="Times New Roman"/>
        </w:rPr>
        <w:t>to</w:t>
      </w:r>
      <w:r w:rsidRPr="008513ED">
        <w:rPr>
          <w:rFonts w:ascii="Times New Roman" w:eastAsia="Times New Roman" w:hAnsi="Times New Roman" w:cs="Times New Roman"/>
        </w:rPr>
        <w:t xml:space="preserve"> the model matrix being rank deficient. We then tried the </w:t>
      </w:r>
      <w:proofErr w:type="spellStart"/>
      <w:r w:rsidRPr="008513ED">
        <w:rPr>
          <w:rFonts w:ascii="Times New Roman" w:eastAsia="Times New Roman" w:hAnsi="Times New Roman" w:cs="Times New Roman"/>
        </w:rPr>
        <w:t>FlexMix</w:t>
      </w:r>
      <w:proofErr w:type="spellEnd"/>
      <w:r w:rsidRPr="008513ED">
        <w:rPr>
          <w:rFonts w:ascii="Times New Roman" w:eastAsia="Times New Roman" w:hAnsi="Times New Roman" w:cs="Times New Roman"/>
        </w:rPr>
        <w:t xml:space="preserve"> package -</w:t>
      </w:r>
      <w:r w:rsidR="00D33121">
        <w:rPr>
          <w:rFonts w:ascii="Times New Roman" w:eastAsia="Times New Roman" w:hAnsi="Times New Roman" w:cs="Times New Roman"/>
        </w:rPr>
        <w:t>h</w:t>
      </w:r>
      <w:r w:rsidRPr="008513ED">
        <w:rPr>
          <w:rFonts w:ascii="Times New Roman" w:eastAsia="Times New Roman" w:hAnsi="Times New Roman" w:cs="Times New Roman"/>
        </w:rPr>
        <w:t>ttps://ro.uow.edu.au/cgi/viewcontent.cgi?referer=&amp;httpsredir=1&amp;article=3410&amp;context=commpapers</w:t>
      </w:r>
      <w:r w:rsidR="00D33121">
        <w:rPr>
          <w:rFonts w:ascii="Times New Roman" w:eastAsia="Times New Roman" w:hAnsi="Times New Roman" w:cs="Times New Roman"/>
        </w:rPr>
        <w:t>.</w:t>
      </w:r>
      <w:r w:rsidRPr="008513ED">
        <w:rPr>
          <w:rFonts w:ascii="Times New Roman" w:eastAsia="Times New Roman" w:hAnsi="Times New Roman" w:cs="Times New Roman"/>
        </w:rPr>
        <w:t> </w:t>
      </w:r>
    </w:p>
    <w:p w14:paraId="377C05B1" w14:textId="2477621B"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Flex mix did not work due to NAN Log Likelihood Error which can appear for numerous reasons.</w:t>
      </w:r>
    </w:p>
    <w:p w14:paraId="2BF33603" w14:textId="015E07AA" w:rsidR="008513ED" w:rsidRPr="008513ED" w:rsidRDefault="008513ED" w:rsidP="00346A49">
      <w:pPr>
        <w:spacing w:after="0" w:line="480" w:lineRule="auto"/>
        <w:ind w:firstLine="720"/>
        <w:rPr>
          <w:rFonts w:ascii="Times New Roman" w:eastAsia="Times New Roman" w:hAnsi="Times New Roman" w:cs="Times New Roman"/>
        </w:rPr>
        <w:pPrChange w:id="244" w:author="Andrew Estes" w:date="2023-06-25T17:13:00Z">
          <w:pPr>
            <w:spacing w:after="0" w:line="480" w:lineRule="auto"/>
          </w:pPr>
        </w:pPrChange>
      </w:pPr>
      <w:r w:rsidRPr="008513ED">
        <w:rPr>
          <w:rFonts w:ascii="Times New Roman" w:eastAsia="Times New Roman" w:hAnsi="Times New Roman" w:cs="Times New Roman"/>
        </w:rPr>
        <w:t xml:space="preserve">The NLME package was considered as well but removed from consideration due to the </w:t>
      </w:r>
      <w:r w:rsidR="00063499" w:rsidRPr="008513ED">
        <w:rPr>
          <w:rFonts w:ascii="Times New Roman" w:eastAsia="Times New Roman" w:hAnsi="Times New Roman" w:cs="Times New Roman"/>
        </w:rPr>
        <w:t>Gaussian</w:t>
      </w:r>
      <w:r w:rsidRPr="008513ED">
        <w:rPr>
          <w:rFonts w:ascii="Times New Roman" w:eastAsia="Times New Roman" w:hAnsi="Times New Roman" w:cs="Times New Roman"/>
        </w:rPr>
        <w:t xml:space="preserve"> distribution requirement (https://cran.r-project.org/web/packages/nlme/nlme.pdf). </w:t>
      </w:r>
    </w:p>
    <w:p w14:paraId="2C6BDB58" w14:textId="437AD1BD" w:rsidR="008513ED" w:rsidRPr="008513ED" w:rsidRDefault="008513ED" w:rsidP="00346A49">
      <w:pPr>
        <w:spacing w:after="0" w:line="480" w:lineRule="auto"/>
        <w:ind w:firstLine="720"/>
        <w:rPr>
          <w:rFonts w:ascii="Times New Roman" w:eastAsia="Times New Roman" w:hAnsi="Times New Roman" w:cs="Times New Roman"/>
        </w:rPr>
        <w:pPrChange w:id="245" w:author="Andrew Estes" w:date="2023-06-25T17:13:00Z">
          <w:pPr>
            <w:spacing w:after="0" w:line="480" w:lineRule="auto"/>
          </w:pPr>
        </w:pPrChange>
      </w:pPr>
      <w:r w:rsidRPr="008513ED">
        <w:rPr>
          <w:rFonts w:ascii="Times New Roman" w:eastAsia="Times New Roman" w:hAnsi="Times New Roman" w:cs="Times New Roman"/>
        </w:rPr>
        <w:t xml:space="preserve">Our next, and final attempt is a Bayesian Analysis of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data. The first step was to run a simulation for the normal model. We did this via the Stan package using the arguments provided in the example we followed, including family = gaussian, </w:t>
      </w:r>
      <w:proofErr w:type="spellStart"/>
      <w:r w:rsidRPr="008513ED">
        <w:rPr>
          <w:rFonts w:ascii="Times New Roman" w:eastAsia="Times New Roman" w:hAnsi="Times New Roman" w:cs="Times New Roman"/>
        </w:rPr>
        <w:t>prior_intercept</w:t>
      </w:r>
      <w:proofErr w:type="spellEnd"/>
      <w:r w:rsidRPr="008513ED">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prior_aux</w:t>
      </w:r>
      <w:proofErr w:type="spellEnd"/>
      <w:r w:rsidRPr="008513ED">
        <w:rPr>
          <w:rFonts w:ascii="Times New Roman" w:eastAsia="Times New Roman" w:hAnsi="Times New Roman" w:cs="Times New Roman"/>
        </w:rPr>
        <w:t xml:space="preserve">, prior. Prior should either be the default prior or specified with precedent analysis. </w:t>
      </w:r>
      <w:proofErr w:type="spellStart"/>
      <w:r w:rsidRPr="008513ED">
        <w:rPr>
          <w:rFonts w:ascii="Times New Roman" w:eastAsia="Times New Roman" w:hAnsi="Times New Roman" w:cs="Times New Roman"/>
        </w:rPr>
        <w:t>Prior_intercept</w:t>
      </w:r>
      <w:proofErr w:type="spellEnd"/>
      <w:r w:rsidRPr="008513ED">
        <w:rPr>
          <w:rFonts w:ascii="Times New Roman" w:eastAsia="Times New Roman" w:hAnsi="Times New Roman" w:cs="Times New Roman"/>
        </w:rPr>
        <w:t xml:space="preserve"> is the prior distribution for </w:t>
      </w:r>
      <w:r w:rsidR="00063499" w:rsidRPr="008513ED">
        <w:rPr>
          <w:rFonts w:ascii="Times New Roman" w:eastAsia="Times New Roman" w:hAnsi="Times New Roman" w:cs="Times New Roman"/>
        </w:rPr>
        <w:t>the</w:t>
      </w:r>
      <w:r w:rsidRPr="008513ED">
        <w:rPr>
          <w:rFonts w:ascii="Times New Roman" w:eastAsia="Times New Roman" w:hAnsi="Times New Roman" w:cs="Times New Roman"/>
        </w:rPr>
        <w:t xml:space="preserve"> intercept after centering all the predictors - this also has a default value. </w:t>
      </w:r>
      <w:proofErr w:type="spellStart"/>
      <w:r w:rsidRPr="008513ED">
        <w:rPr>
          <w:rFonts w:ascii="Times New Roman" w:eastAsia="Times New Roman" w:hAnsi="Times New Roman" w:cs="Times New Roman"/>
        </w:rPr>
        <w:t>Prior_aux</w:t>
      </w:r>
      <w:proofErr w:type="spellEnd"/>
      <w:r w:rsidRPr="008513ED">
        <w:rPr>
          <w:rFonts w:ascii="Times New Roman" w:eastAsia="Times New Roman" w:hAnsi="Times New Roman" w:cs="Times New Roman"/>
        </w:rPr>
        <w:t xml:space="preserve"> is not always applicable but in the Gaussian family it refers to the “sigma” or standard error deviation. For negative binomial model it refers to “</w:t>
      </w:r>
      <w:r w:rsidR="00063499" w:rsidRPr="008513ED">
        <w:rPr>
          <w:rFonts w:ascii="Times New Roman" w:eastAsia="Times New Roman" w:hAnsi="Times New Roman" w:cs="Times New Roman"/>
        </w:rPr>
        <w:t>reciprocal dispersion</w:t>
      </w:r>
      <w:r w:rsidRPr="008513ED">
        <w:rPr>
          <w:rFonts w:ascii="Times New Roman" w:eastAsia="Times New Roman" w:hAnsi="Times New Roman" w:cs="Times New Roman"/>
        </w:rPr>
        <w:t>”</w:t>
      </w:r>
      <w:del w:id="246" w:author="Andrew Estes" w:date="2023-06-25T16:41:00Z">
        <w:r w:rsidRPr="008513ED" w:rsidDel="00DE7EB7">
          <w:rPr>
            <w:rFonts w:ascii="Times New Roman" w:eastAsia="Times New Roman" w:hAnsi="Times New Roman" w:cs="Times New Roman"/>
          </w:rPr>
          <w:delText xml:space="preserve">.  </w:delText>
        </w:r>
      </w:del>
      <w:ins w:id="247" w:author="Andrew Estes" w:date="2023-06-25T16:41:00Z">
        <w:r w:rsidR="00DE7EB7">
          <w:rPr>
            <w:rFonts w:ascii="Times New Roman" w:eastAsia="Times New Roman" w:hAnsi="Times New Roman" w:cs="Times New Roman"/>
          </w:rPr>
          <w:t xml:space="preserve">. </w:t>
        </w:r>
      </w:ins>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models do not have auxiliary parameters. </w:t>
      </w:r>
    </w:p>
    <w:p w14:paraId="40CA9908" w14:textId="03558D56"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We started with two chains of 500 iterations. That led to sampling errors where the estimated Bayesian Fraction of Missing Information was low. With the </w:t>
      </w:r>
      <w:r w:rsidR="00063499" w:rsidRPr="008513ED">
        <w:rPr>
          <w:rFonts w:ascii="Times New Roman" w:eastAsia="Times New Roman" w:hAnsi="Times New Roman" w:cs="Times New Roman"/>
        </w:rPr>
        <w:t>errors</w:t>
      </w:r>
      <w:r w:rsidRPr="008513ED">
        <w:rPr>
          <w:rFonts w:ascii="Times New Roman" w:eastAsia="Times New Roman" w:hAnsi="Times New Roman" w:cs="Times New Roman"/>
        </w:rPr>
        <w:t>, we updated the chains to 4 and iterations to 1000. Even with four chains, the estimated Bayesian Fraction of Missing Information was low. Bulk Effective Samples Size (ESS) is too low, indicating posterior means and medians may be unreliable. Tail Effective Samples Size (ESS) is too low, indicating posterior variances and tail quantiles may be unreliable. Running the chains for more iterations may help. </w:t>
      </w:r>
    </w:p>
    <w:p w14:paraId="375DAE7C" w14:textId="2A3BAD7D" w:rsidR="008513ED" w:rsidRPr="008513ED" w:rsidRDefault="008513ED" w:rsidP="00346A49">
      <w:pPr>
        <w:spacing w:after="0" w:line="480" w:lineRule="auto"/>
        <w:ind w:firstLine="720"/>
        <w:rPr>
          <w:rFonts w:ascii="Times New Roman" w:eastAsia="Times New Roman" w:hAnsi="Times New Roman" w:cs="Times New Roman"/>
        </w:rPr>
        <w:pPrChange w:id="248" w:author="Andrew Estes" w:date="2023-06-25T17:13:00Z">
          <w:pPr>
            <w:spacing w:after="0" w:line="480" w:lineRule="auto"/>
          </w:pPr>
        </w:pPrChange>
      </w:pPr>
      <w:r w:rsidRPr="008513ED">
        <w:rPr>
          <w:rFonts w:ascii="Times New Roman" w:eastAsia="Times New Roman" w:hAnsi="Times New Roman" w:cs="Times New Roman"/>
        </w:rPr>
        <w:t>We then increased it to 4 chains and 2*1000 iterations</w:t>
      </w:r>
      <w:del w:id="249" w:author="Andrew Estes" w:date="2023-06-25T16:41:00Z">
        <w:r w:rsidRPr="008513ED" w:rsidDel="00DE7EB7">
          <w:rPr>
            <w:rFonts w:ascii="Times New Roman" w:eastAsia="Times New Roman" w:hAnsi="Times New Roman" w:cs="Times New Roman"/>
          </w:rPr>
          <w:delText xml:space="preserve">.  </w:delText>
        </w:r>
      </w:del>
      <w:ins w:id="250"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This took over 15 hours to run and led to two errors – the maximum tree depth was exceeded, and the chains did not mix which was indicated by the lowest R-hat number of 4.22. The next step is to increase the number of iterations, but hardware and timing limitations prevented that attempt</w:t>
      </w:r>
      <w:del w:id="251" w:author="Andrew Estes" w:date="2023-06-25T16:41:00Z">
        <w:r w:rsidRPr="008513ED" w:rsidDel="00DE7EB7">
          <w:rPr>
            <w:rFonts w:ascii="Times New Roman" w:eastAsia="Times New Roman" w:hAnsi="Times New Roman" w:cs="Times New Roman"/>
          </w:rPr>
          <w:delText>.  </w:delText>
        </w:r>
      </w:del>
      <w:ins w:id="252" w:author="Andrew Estes" w:date="2023-06-25T16:41:00Z">
        <w:r w:rsidR="00DE7EB7">
          <w:rPr>
            <w:rFonts w:ascii="Times New Roman" w:eastAsia="Times New Roman" w:hAnsi="Times New Roman" w:cs="Times New Roman"/>
          </w:rPr>
          <w:t xml:space="preserve">. </w:t>
        </w:r>
      </w:ins>
    </w:p>
    <w:p w14:paraId="1FFB9813" w14:textId="26B8019E" w:rsidR="008513ED" w:rsidRPr="008513ED" w:rsidRDefault="008513ED" w:rsidP="00346A49">
      <w:pPr>
        <w:spacing w:after="0" w:line="480" w:lineRule="auto"/>
        <w:ind w:firstLine="720"/>
        <w:rPr>
          <w:rFonts w:ascii="Times New Roman" w:eastAsia="Times New Roman" w:hAnsi="Times New Roman" w:cs="Times New Roman"/>
        </w:rPr>
        <w:pPrChange w:id="253" w:author="Andrew Estes" w:date="2023-06-25T17:13:00Z">
          <w:pPr>
            <w:spacing w:after="0" w:line="480" w:lineRule="auto"/>
          </w:pPr>
        </w:pPrChange>
      </w:pPr>
      <w:r w:rsidRPr="008513ED">
        <w:rPr>
          <w:rFonts w:ascii="Times New Roman" w:eastAsia="Times New Roman" w:hAnsi="Times New Roman" w:cs="Times New Roman"/>
        </w:rPr>
        <w:t xml:space="preserve">We did continue to proceed as if we received a useful, or at the least a working, model. </w:t>
      </w:r>
      <w:r w:rsidR="00063499" w:rsidRPr="008513ED">
        <w:rPr>
          <w:rFonts w:ascii="Times New Roman" w:eastAsia="Times New Roman" w:hAnsi="Times New Roman" w:cs="Times New Roman"/>
        </w:rPr>
        <w:t>So,</w:t>
      </w:r>
      <w:r w:rsidRPr="008513ED">
        <w:rPr>
          <w:rFonts w:ascii="Times New Roman" w:eastAsia="Times New Roman" w:hAnsi="Times New Roman" w:cs="Times New Roman"/>
        </w:rPr>
        <w:t xml:space="preserve"> our next step was to create a posterior prediction using the normal simulation. We plotted the results as a histogram to compare against the original histogram showing the actual lap number that pit stops were made. </w:t>
      </w:r>
    </w:p>
    <w:p w14:paraId="1205E041" w14:textId="4E7B4EEE" w:rsidR="008513ED" w:rsidRPr="008513ED" w:rsidRDefault="008513ED" w:rsidP="00346A49">
      <w:pPr>
        <w:spacing w:after="0" w:line="480" w:lineRule="auto"/>
        <w:ind w:firstLine="720"/>
        <w:rPr>
          <w:rFonts w:ascii="Times New Roman" w:eastAsia="Times New Roman" w:hAnsi="Times New Roman" w:cs="Times New Roman"/>
        </w:rPr>
        <w:pPrChange w:id="254" w:author="Andrew Estes" w:date="2023-06-25T17:13:00Z">
          <w:pPr>
            <w:spacing w:after="0" w:line="480" w:lineRule="auto"/>
          </w:pPr>
        </w:pPrChange>
      </w:pPr>
      <w:r w:rsidRPr="008513ED">
        <w:rPr>
          <w:rFonts w:ascii="Times New Roman" w:eastAsia="Times New Roman" w:hAnsi="Times New Roman" w:cs="Times New Roman"/>
        </w:rPr>
        <w:t xml:space="preserve">Since we know the model is </w:t>
      </w:r>
      <w:r w:rsidR="00063499" w:rsidRPr="008513ED">
        <w:rPr>
          <w:rFonts w:ascii="Times New Roman" w:eastAsia="Times New Roman" w:hAnsi="Times New Roman" w:cs="Times New Roman"/>
        </w:rPr>
        <w:t xml:space="preserve">right </w:t>
      </w:r>
      <w:proofErr w:type="gramStart"/>
      <w:r w:rsidR="00063499" w:rsidRPr="008513ED">
        <w:rPr>
          <w:rFonts w:ascii="Times New Roman" w:eastAsia="Times New Roman" w:hAnsi="Times New Roman" w:cs="Times New Roman"/>
        </w:rPr>
        <w:t>skewed</w:t>
      </w:r>
      <w:proofErr w:type="gramEnd"/>
      <w:r w:rsidRPr="008513ED">
        <w:rPr>
          <w:rFonts w:ascii="Times New Roman" w:eastAsia="Times New Roman" w:hAnsi="Times New Roman" w:cs="Times New Roman"/>
        </w:rPr>
        <w:t xml:space="preserve"> we can assume that the output would not accurately depict the probability with the normal distribution histogram output</w:t>
      </w:r>
      <w:del w:id="255" w:author="Andrew Estes" w:date="2023-06-25T16:41:00Z">
        <w:r w:rsidRPr="008513ED" w:rsidDel="00DE7EB7">
          <w:rPr>
            <w:rFonts w:ascii="Times New Roman" w:eastAsia="Times New Roman" w:hAnsi="Times New Roman" w:cs="Times New Roman"/>
          </w:rPr>
          <w:delText xml:space="preserve">.  </w:delText>
        </w:r>
      </w:del>
      <w:ins w:id="256"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 xml:space="preserve">Our next step is to run the </w:t>
      </w:r>
      <w:r w:rsidR="00063499" w:rsidRPr="008513ED">
        <w:rPr>
          <w:rFonts w:ascii="Times New Roman" w:eastAsia="Times New Roman" w:hAnsi="Times New Roman" w:cs="Times New Roman"/>
        </w:rPr>
        <w:t>Bayesian</w:t>
      </w:r>
      <w:r w:rsidRPr="008513ED">
        <w:rPr>
          <w:rFonts w:ascii="Times New Roman" w:eastAsia="Times New Roman" w:hAnsi="Times New Roman" w:cs="Times New Roman"/>
        </w:rPr>
        <w:t xml:space="preserve"> prior simulation with the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package instead of a gaussian family model. At this point we would summarize the model to determine the specification of the informative priors. </w:t>
      </w:r>
    </w:p>
    <w:p w14:paraId="0678DECE" w14:textId="77777777" w:rsidR="008513ED" w:rsidRPr="008513ED" w:rsidRDefault="008513ED" w:rsidP="00346A49">
      <w:pPr>
        <w:spacing w:after="0" w:line="480" w:lineRule="auto"/>
        <w:ind w:firstLine="720"/>
        <w:rPr>
          <w:rFonts w:ascii="Times New Roman" w:eastAsia="Times New Roman" w:hAnsi="Times New Roman" w:cs="Times New Roman"/>
        </w:rPr>
        <w:pPrChange w:id="257" w:author="Andrew Estes" w:date="2023-06-25T17:13:00Z">
          <w:pPr>
            <w:spacing w:after="0" w:line="480" w:lineRule="auto"/>
          </w:pPr>
        </w:pPrChange>
      </w:pPr>
      <w:r w:rsidRPr="008513ED">
        <w:rPr>
          <w:rFonts w:ascii="Times New Roman" w:eastAsia="Times New Roman" w:hAnsi="Times New Roman" w:cs="Times New Roman"/>
        </w:rPr>
        <w:t>From this step we could add a few lines of code that visualizes n number of prior plausible models dependent upon a specified factor. </w:t>
      </w:r>
    </w:p>
    <w:p w14:paraId="6608395C" w14:textId="6B8FD4FA" w:rsidR="008513ED" w:rsidRPr="008513ED" w:rsidRDefault="00063499" w:rsidP="00346A49">
      <w:pPr>
        <w:spacing w:after="0" w:line="480" w:lineRule="auto"/>
        <w:ind w:firstLine="720"/>
        <w:rPr>
          <w:rFonts w:ascii="Times New Roman" w:eastAsia="Times New Roman" w:hAnsi="Times New Roman" w:cs="Times New Roman"/>
        </w:rPr>
        <w:pPrChange w:id="258" w:author="Andrew Estes" w:date="2023-06-25T17:13:00Z">
          <w:pPr>
            <w:spacing w:after="0" w:line="480" w:lineRule="auto"/>
          </w:pPr>
        </w:pPrChange>
      </w:pPr>
      <w:r w:rsidRPr="008513ED">
        <w:rPr>
          <w:rFonts w:ascii="Times New Roman" w:eastAsia="Times New Roman" w:hAnsi="Times New Roman" w:cs="Times New Roman"/>
        </w:rPr>
        <w:t>Now</w:t>
      </w:r>
      <w:r w:rsidR="008513ED" w:rsidRPr="008513ED">
        <w:rPr>
          <w:rFonts w:ascii="Times New Roman" w:eastAsia="Times New Roman" w:hAnsi="Times New Roman" w:cs="Times New Roman"/>
        </w:rPr>
        <w:t xml:space="preserve"> we can begin the simulation of the posterior for each state by calling the prior model and setting the prior to false. We can then look at how the posterior simulation performs by looking at the MCMC trace, density, and autocorrelation plots. Another good visualization to run is another posterior predictive check. Ideally the newly created histograms would follow the actual histogram</w:t>
      </w:r>
      <w:del w:id="259" w:author="Andrew Estes" w:date="2023-06-25T16:41:00Z">
        <w:r w:rsidR="008513ED" w:rsidRPr="008513ED" w:rsidDel="00DE7EB7">
          <w:rPr>
            <w:rFonts w:ascii="Times New Roman" w:eastAsia="Times New Roman" w:hAnsi="Times New Roman" w:cs="Times New Roman"/>
          </w:rPr>
          <w:delText xml:space="preserve">.  </w:delText>
        </w:r>
      </w:del>
      <w:ins w:id="260" w:author="Andrew Estes" w:date="2023-06-25T16:41:00Z">
        <w:r w:rsidR="00DE7EB7">
          <w:rPr>
            <w:rFonts w:ascii="Times New Roman" w:eastAsia="Times New Roman" w:hAnsi="Times New Roman" w:cs="Times New Roman"/>
          </w:rPr>
          <w:t xml:space="preserve">. </w:t>
        </w:r>
      </w:ins>
      <w:r w:rsidR="008513ED" w:rsidRPr="008513ED">
        <w:rPr>
          <w:rFonts w:ascii="Times New Roman" w:eastAsia="Times New Roman" w:hAnsi="Times New Roman" w:cs="Times New Roman"/>
        </w:rPr>
        <w:t>If it doesn’t, then we would need to re-evaluate the arguments or the model itself. </w:t>
      </w:r>
    </w:p>
    <w:p w14:paraId="648D64EC" w14:textId="48DD6E2B" w:rsidR="008513ED" w:rsidRPr="008513ED" w:rsidRDefault="008513ED" w:rsidP="00346A49">
      <w:pPr>
        <w:spacing w:after="0" w:line="480" w:lineRule="auto"/>
        <w:ind w:firstLine="720"/>
        <w:rPr>
          <w:rFonts w:ascii="Times New Roman" w:eastAsia="Times New Roman" w:hAnsi="Times New Roman" w:cs="Times New Roman"/>
        </w:rPr>
        <w:pPrChange w:id="261" w:author="Andrew Estes" w:date="2023-06-25T17:14:00Z">
          <w:pPr>
            <w:spacing w:after="0" w:line="480" w:lineRule="auto"/>
          </w:pPr>
        </w:pPrChange>
      </w:pPr>
      <w:r w:rsidRPr="008513ED">
        <w:rPr>
          <w:rFonts w:ascii="Times New Roman" w:eastAsia="Times New Roman" w:hAnsi="Times New Roman" w:cs="Times New Roman"/>
        </w:rPr>
        <w:lastRenderedPageBreak/>
        <w:t xml:space="preserve">Assuming the model is somewhat accurate, we can </w:t>
      </w:r>
      <w:proofErr w:type="gramStart"/>
      <w:r w:rsidRPr="008513ED">
        <w:rPr>
          <w:rFonts w:ascii="Times New Roman" w:eastAsia="Times New Roman" w:hAnsi="Times New Roman" w:cs="Times New Roman"/>
        </w:rPr>
        <w:t>actually analyze</w:t>
      </w:r>
      <w:proofErr w:type="gramEnd"/>
      <w:r w:rsidRPr="008513ED">
        <w:rPr>
          <w:rFonts w:ascii="Times New Roman" w:eastAsia="Times New Roman" w:hAnsi="Times New Roman" w:cs="Times New Roman"/>
        </w:rPr>
        <w:t xml:space="preserve"> the results</w:t>
      </w:r>
      <w:del w:id="262" w:author="Andrew Estes" w:date="2023-06-25T16:41:00Z">
        <w:r w:rsidRPr="008513ED" w:rsidDel="00DE7EB7">
          <w:rPr>
            <w:rFonts w:ascii="Times New Roman" w:eastAsia="Times New Roman" w:hAnsi="Times New Roman" w:cs="Times New Roman"/>
          </w:rPr>
          <w:delText xml:space="preserve">.  </w:delText>
        </w:r>
      </w:del>
      <w:ins w:id="263"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 xml:space="preserve">We can do that analysis visually or by running a confident interval analysis in </w:t>
      </w:r>
      <w:proofErr w:type="spellStart"/>
      <w:r w:rsidR="00063499">
        <w:rPr>
          <w:rFonts w:ascii="Times New Roman" w:eastAsia="Times New Roman" w:hAnsi="Times New Roman" w:cs="Times New Roman"/>
        </w:rPr>
        <w:t>T</w:t>
      </w:r>
      <w:r w:rsidRPr="008513ED">
        <w:rPr>
          <w:rFonts w:ascii="Times New Roman" w:eastAsia="Times New Roman" w:hAnsi="Times New Roman" w:cs="Times New Roman"/>
        </w:rPr>
        <w:t>idy</w:t>
      </w:r>
      <w:r w:rsidR="00063499">
        <w:rPr>
          <w:rFonts w:ascii="Times New Roman" w:eastAsia="Times New Roman" w:hAnsi="Times New Roman" w:cs="Times New Roman"/>
        </w:rPr>
        <w:t>V</w:t>
      </w:r>
      <w:r w:rsidRPr="008513ED">
        <w:rPr>
          <w:rFonts w:ascii="Times New Roman" w:eastAsia="Times New Roman" w:hAnsi="Times New Roman" w:cs="Times New Roman"/>
        </w:rPr>
        <w:t>erse</w:t>
      </w:r>
      <w:proofErr w:type="spellEnd"/>
      <w:r w:rsidRPr="008513ED">
        <w:rPr>
          <w:rFonts w:ascii="Times New Roman" w:eastAsia="Times New Roman" w:hAnsi="Times New Roman" w:cs="Times New Roman"/>
        </w:rPr>
        <w:t xml:space="preserve"> for the variables</w:t>
      </w:r>
      <w:del w:id="264" w:author="Andrew Estes" w:date="2023-06-25T16:41:00Z">
        <w:r w:rsidRPr="008513ED" w:rsidDel="00DE7EB7">
          <w:rPr>
            <w:rFonts w:ascii="Times New Roman" w:eastAsia="Times New Roman" w:hAnsi="Times New Roman" w:cs="Times New Roman"/>
          </w:rPr>
          <w:delText xml:space="preserve">.  </w:delText>
        </w:r>
      </w:del>
      <w:ins w:id="265"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Further detailed analysis can be done by filtering variables to a specific value, such as Driver, Team, or Race.</w:t>
      </w:r>
    </w:p>
    <w:p w14:paraId="1F659E28" w14:textId="77777777"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The final step is to determine the model’s accuracy. We would do this by simulating the posterior predictions, plotting them, summarizing them, and see what how many standard deviations the pit stop lap number is from the posterior mean prediction. </w:t>
      </w:r>
    </w:p>
    <w:p w14:paraId="18713801" w14:textId="77777777" w:rsidR="008513ED" w:rsidRPr="008513ED" w:rsidRDefault="008513ED" w:rsidP="00346A49">
      <w:pPr>
        <w:spacing w:after="0" w:line="480" w:lineRule="auto"/>
        <w:ind w:firstLine="720"/>
        <w:rPr>
          <w:rFonts w:ascii="Times New Roman" w:eastAsia="Times New Roman" w:hAnsi="Times New Roman" w:cs="Times New Roman"/>
        </w:rPr>
        <w:pPrChange w:id="266" w:author="Andrew Estes" w:date="2023-06-25T17:14:00Z">
          <w:pPr>
            <w:spacing w:after="0" w:line="480" w:lineRule="auto"/>
          </w:pPr>
        </w:pPrChange>
      </w:pPr>
      <w:r w:rsidRPr="008513ED">
        <w:rPr>
          <w:rFonts w:ascii="Times New Roman" w:eastAsia="Times New Roman" w:hAnsi="Times New Roman" w:cs="Times New Roman"/>
        </w:rPr>
        <w:t>To truly exhibit data science understanding for the thesis as well as model accuracy, one should implement cross validation. </w:t>
      </w:r>
    </w:p>
    <w:p w14:paraId="4A7E3F2D" w14:textId="7887D952" w:rsidR="008513ED" w:rsidRPr="008513ED" w:rsidRDefault="008513ED" w:rsidP="00346A49">
      <w:pPr>
        <w:spacing w:after="0" w:line="480" w:lineRule="auto"/>
        <w:ind w:firstLine="720"/>
        <w:rPr>
          <w:rFonts w:ascii="Times New Roman" w:eastAsia="Times New Roman" w:hAnsi="Times New Roman" w:cs="Times New Roman"/>
        </w:rPr>
        <w:pPrChange w:id="267" w:author="Andrew Estes" w:date="2023-06-25T17:14:00Z">
          <w:pPr>
            <w:spacing w:after="0" w:line="480" w:lineRule="auto"/>
          </w:pPr>
        </w:pPrChange>
      </w:pPr>
      <w:r w:rsidRPr="008513ED">
        <w:rPr>
          <w:rFonts w:ascii="Times New Roman" w:eastAsia="Times New Roman" w:hAnsi="Times New Roman" w:cs="Times New Roman"/>
        </w:rPr>
        <w:t xml:space="preserve">Our data analysis was doing mostly via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but with the over-dispersion, a </w:t>
      </w:r>
      <w:r w:rsidR="007C72D2" w:rsidRPr="008513ED">
        <w:rPr>
          <w:rFonts w:ascii="Times New Roman" w:eastAsia="Times New Roman" w:hAnsi="Times New Roman" w:cs="Times New Roman"/>
        </w:rPr>
        <w:t xml:space="preserve">Negative Binomial </w:t>
      </w:r>
      <w:r w:rsidRPr="008513ED">
        <w:rPr>
          <w:rFonts w:ascii="Times New Roman" w:eastAsia="Times New Roman" w:hAnsi="Times New Roman" w:cs="Times New Roman"/>
        </w:rPr>
        <w:t xml:space="preserve">approach should not be discounted. Using the same Stan package, we can implement a </w:t>
      </w:r>
      <w:r w:rsidR="00C20375" w:rsidRPr="008513ED">
        <w:rPr>
          <w:rFonts w:ascii="Times New Roman" w:eastAsia="Times New Roman" w:hAnsi="Times New Roman" w:cs="Times New Roman"/>
        </w:rPr>
        <w:t xml:space="preserve">Negative Binomial </w:t>
      </w:r>
      <w:r w:rsidRPr="008513ED">
        <w:rPr>
          <w:rFonts w:ascii="Times New Roman" w:eastAsia="Times New Roman" w:hAnsi="Times New Roman" w:cs="Times New Roman"/>
        </w:rPr>
        <w:t>model with the same arguments and parameters (adjusting as necessary for the different model). </w:t>
      </w:r>
    </w:p>
    <w:p w14:paraId="684A7FC1" w14:textId="03A8B508" w:rsidR="008513ED" w:rsidRPr="00361BA8" w:rsidRDefault="008513ED" w:rsidP="00346A49">
      <w:pPr>
        <w:spacing w:after="0" w:line="480" w:lineRule="auto"/>
        <w:ind w:firstLine="720"/>
        <w:rPr>
          <w:rFonts w:ascii="Times New Roman" w:eastAsia="Times New Roman" w:hAnsi="Times New Roman" w:cs="Times New Roman"/>
        </w:rPr>
        <w:pPrChange w:id="268" w:author="Andrew Estes" w:date="2023-06-25T17:14:00Z">
          <w:pPr>
            <w:spacing w:after="0" w:line="480" w:lineRule="auto"/>
          </w:pPr>
        </w:pPrChange>
      </w:pPr>
      <w:r w:rsidRPr="008513ED">
        <w:rPr>
          <w:rFonts w:ascii="Times New Roman" w:eastAsia="Times New Roman" w:hAnsi="Times New Roman" w:cs="Times New Roman"/>
        </w:rPr>
        <w:t xml:space="preserve">With failures in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Consul’s Generalized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w:t>
      </w:r>
      <w:proofErr w:type="spellStart"/>
      <w:r w:rsidRPr="008513ED">
        <w:rPr>
          <w:rFonts w:ascii="Times New Roman" w:eastAsia="Times New Roman" w:hAnsi="Times New Roman" w:cs="Times New Roman"/>
        </w:rPr>
        <w:t>Famoye’s</w:t>
      </w:r>
      <w:proofErr w:type="spellEnd"/>
      <w:r w:rsidRPr="008513ED">
        <w:rPr>
          <w:rFonts w:ascii="Times New Roman" w:eastAsia="Times New Roman" w:hAnsi="Times New Roman" w:cs="Times New Roman"/>
        </w:rPr>
        <w:t xml:space="preserve"> Generalized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Quasi-</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Process, Negative Binomial Regression, Generalized </w:t>
      </w:r>
      <w:r w:rsidR="00D60473" w:rsidRPr="008513ED">
        <w:rPr>
          <w:rFonts w:ascii="Times New Roman" w:eastAsia="Times New Roman" w:hAnsi="Times New Roman" w:cs="Times New Roman"/>
        </w:rPr>
        <w:t>Estimating</w:t>
      </w:r>
      <w:r w:rsidRPr="008513ED">
        <w:rPr>
          <w:rFonts w:ascii="Times New Roman" w:eastAsia="Times New Roman" w:hAnsi="Times New Roman" w:cs="Times New Roman"/>
        </w:rPr>
        <w:t xml:space="preserve"> Equations, </w:t>
      </w:r>
      <w:proofErr w:type="spellStart"/>
      <w:r w:rsidRPr="008513ED">
        <w:rPr>
          <w:rFonts w:ascii="Times New Roman" w:eastAsia="Times New Roman" w:hAnsi="Times New Roman" w:cs="Times New Roman"/>
        </w:rPr>
        <w:t>FlexMix</w:t>
      </w:r>
      <w:proofErr w:type="spellEnd"/>
      <w:r w:rsidRPr="008513ED">
        <w:rPr>
          <w:rFonts w:ascii="Times New Roman" w:eastAsia="Times New Roman" w:hAnsi="Times New Roman" w:cs="Times New Roman"/>
        </w:rPr>
        <w:t xml:space="preserve"> modeling, and Bayesian Analysis of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data, it is fair to say that analyzing through a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analysis is not the correct attempt for the question of predicting when a pit stop would be made. </w:t>
      </w:r>
    </w:p>
    <w:p w14:paraId="7522EA31" w14:textId="77777777" w:rsidR="008513ED" w:rsidRPr="00361BA8" w:rsidRDefault="008513ED" w:rsidP="008513ED">
      <w:pPr>
        <w:spacing w:after="0" w:line="480" w:lineRule="auto"/>
        <w:rPr>
          <w:rFonts w:ascii="Times New Roman" w:eastAsia="Times New Roman" w:hAnsi="Times New Roman" w:cs="Times New Roman"/>
        </w:rPr>
      </w:pPr>
      <w:r w:rsidRPr="00361BA8">
        <w:rPr>
          <w:rFonts w:ascii="Times New Roman" w:eastAsia="Times New Roman" w:hAnsi="Times New Roman" w:cs="Times New Roman"/>
        </w:rPr>
        <w:br w:type="page"/>
      </w:r>
    </w:p>
    <w:p w14:paraId="18EF0267" w14:textId="3105E0C0" w:rsidR="001C2B37" w:rsidRPr="001C2B37" w:rsidRDefault="001C2B37" w:rsidP="008513ED">
      <w:pPr>
        <w:spacing w:before="240" w:after="0" w:line="48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lastRenderedPageBreak/>
        <w:t>Results and Discussion</w:t>
      </w:r>
    </w:p>
    <w:p w14:paraId="30D3CEAD" w14:textId="4B084FED" w:rsidR="008513ED" w:rsidRPr="008513ED" w:rsidRDefault="008513ED" w:rsidP="00346A49">
      <w:pPr>
        <w:spacing w:before="240" w:after="0" w:line="480" w:lineRule="auto"/>
        <w:ind w:firstLine="720"/>
        <w:rPr>
          <w:rFonts w:ascii="Times New Roman" w:eastAsia="Times New Roman" w:hAnsi="Times New Roman" w:cs="Times New Roman"/>
        </w:rPr>
        <w:pPrChange w:id="269" w:author="Andrew Estes" w:date="2023-06-25T17:14:00Z">
          <w:pPr>
            <w:spacing w:before="240" w:after="0" w:line="480" w:lineRule="auto"/>
          </w:pPr>
        </w:pPrChange>
      </w:pPr>
      <w:r w:rsidRPr="008513ED">
        <w:rPr>
          <w:rFonts w:ascii="Times New Roman" w:eastAsia="Times New Roman" w:hAnsi="Times New Roman" w:cs="Times New Roman"/>
        </w:rPr>
        <w:t>Here is a snapshot of the dataframe for one race, with the results dataframe merged in, against the total laps dataframe before the results data is merged in.</w:t>
      </w:r>
    </w:p>
    <w:p w14:paraId="48AC853C" w14:textId="71D84893" w:rsidR="008513ED" w:rsidRPr="008513ED" w:rsidRDefault="008513ED" w:rsidP="00346A49">
      <w:pPr>
        <w:spacing w:before="240" w:after="0" w:line="480" w:lineRule="auto"/>
        <w:ind w:firstLine="720"/>
        <w:rPr>
          <w:rFonts w:ascii="Times New Roman" w:eastAsia="Times New Roman" w:hAnsi="Times New Roman" w:cs="Times New Roman"/>
        </w:rPr>
        <w:pPrChange w:id="270" w:author="Andrew Estes" w:date="2023-06-25T17:14:00Z">
          <w:pPr>
            <w:spacing w:before="240" w:after="0" w:line="480" w:lineRule="auto"/>
          </w:pPr>
        </w:pPrChange>
      </w:pPr>
      <w:r w:rsidRPr="008513ED">
        <w:rPr>
          <w:rFonts w:ascii="Times New Roman" w:eastAsia="Times New Roman" w:hAnsi="Times New Roman" w:cs="Times New Roman"/>
        </w:rPr>
        <w:t>The total dataframe incorporates the RACE name as well as the Year. The Abu Dhabi dataframe incorporates Grid Position, Position, Points and Total Time</w:t>
      </w:r>
      <w:del w:id="271" w:author="Andrew Estes" w:date="2023-06-25T16:41:00Z">
        <w:r w:rsidRPr="008513ED" w:rsidDel="00DE7EB7">
          <w:rPr>
            <w:rFonts w:ascii="Times New Roman" w:eastAsia="Times New Roman" w:hAnsi="Times New Roman" w:cs="Times New Roman"/>
          </w:rPr>
          <w:delText xml:space="preserve">.  </w:delText>
        </w:r>
      </w:del>
      <w:ins w:id="272"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The differences are highlighted below.</w:t>
      </w:r>
    </w:p>
    <w:tbl>
      <w:tblPr>
        <w:tblW w:w="0" w:type="auto"/>
        <w:tblCellMar>
          <w:top w:w="15" w:type="dxa"/>
          <w:left w:w="15" w:type="dxa"/>
          <w:bottom w:w="15" w:type="dxa"/>
          <w:right w:w="15" w:type="dxa"/>
        </w:tblCellMar>
        <w:tblLook w:val="04A0" w:firstRow="1" w:lastRow="0" w:firstColumn="1" w:lastColumn="0" w:noHBand="0" w:noVBand="1"/>
      </w:tblPr>
      <w:tblGrid>
        <w:gridCol w:w="2009"/>
        <w:gridCol w:w="2321"/>
        <w:gridCol w:w="206"/>
        <w:gridCol w:w="2009"/>
        <w:gridCol w:w="2321"/>
      </w:tblGrid>
      <w:tr w:rsidR="00361BA8" w:rsidRPr="008513ED" w14:paraId="3BA3B7E4" w14:textId="77777777" w:rsidTr="008513ED">
        <w:trPr>
          <w:trHeight w:val="485"/>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hideMark/>
          </w:tcPr>
          <w:p w14:paraId="1D80261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Abu Dhabi 2019</w:t>
            </w:r>
          </w:p>
        </w:tc>
        <w:tc>
          <w:tcPr>
            <w:tcW w:w="0" w:type="auto"/>
            <w:tcBorders>
              <w:left w:val="single" w:sz="8" w:space="0" w:color="000000"/>
              <w:right w:val="single" w:sz="8" w:space="0" w:color="000000"/>
            </w:tcBorders>
            <w:shd w:val="clear" w:color="auto" w:fill="FFFFFF"/>
            <w:tcMar>
              <w:top w:w="100" w:type="dxa"/>
              <w:left w:w="100" w:type="dxa"/>
              <w:bottom w:w="100" w:type="dxa"/>
              <w:right w:w="100" w:type="dxa"/>
            </w:tcMar>
            <w:vAlign w:val="bottom"/>
            <w:hideMark/>
          </w:tcPr>
          <w:p w14:paraId="58420B48"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hideMark/>
          </w:tcPr>
          <w:p w14:paraId="78B7BB9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Total</w:t>
            </w:r>
          </w:p>
        </w:tc>
      </w:tr>
      <w:tr w:rsidR="00361BA8" w:rsidRPr="008513ED" w14:paraId="7FAF51E9"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D2766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1424D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2D5BEB2"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D0178C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RACE</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C84048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Australia</w:t>
            </w:r>
          </w:p>
        </w:tc>
      </w:tr>
      <w:tr w:rsidR="00361BA8" w:rsidRPr="008513ED" w14:paraId="219ABC18"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E65CC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82A90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00:35:15.764000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2A9BE7E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1C921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1E2C6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r w:rsidR="00361BA8" w:rsidRPr="008513ED" w14:paraId="2E682391"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2EB99D"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DriverNumber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938E2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44</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EC1715F"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26FF0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11E41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00:08:44.363000</w:t>
            </w:r>
          </w:p>
        </w:tc>
      </w:tr>
      <w:tr w:rsidR="00361BA8" w:rsidRPr="008513ED" w14:paraId="095F347D"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294A0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095B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CFD05DB"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D650DD"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DriverNumber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E911D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r>
      <w:tr w:rsidR="00361BA8" w:rsidRPr="008513ED" w14:paraId="3D858809"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6D53C9"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341E9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7862ECC"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BDF478"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58677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797946F7"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C0924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PitOutTime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4B8221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00:00:04.732000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70132C4"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052B38"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57EF0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351A6E54"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A45BC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PitInTime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60D5D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5F8E4C4"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6CDB2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PitOutTime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1FC6C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00:00:04.103000</w:t>
            </w:r>
          </w:p>
        </w:tc>
      </w:tr>
      <w:tr w:rsidR="00361BA8" w:rsidRPr="008513ED" w14:paraId="6D38E348"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076DC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Sector1Time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0B15E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E550C7F"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FCD5775"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PitInTime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A0DC8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522218AC"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7442D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Sector2Time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935B59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00:00:43.430000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C83EFCB"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93105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Sector1Time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E6D26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399C5659"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19703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Sector3Time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F3309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00:00:40.714000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579B202A"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2DC95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Sector2Time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92FA6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00:00:24.142000</w:t>
            </w:r>
          </w:p>
        </w:tc>
      </w:tr>
      <w:tr w:rsidR="00361BA8" w:rsidRPr="008513ED" w14:paraId="7AFBFEAE"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A958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Sector1SessionTime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B884E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55CF68E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F8881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Sector3Time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88AA5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00:00:36.352000</w:t>
            </w:r>
          </w:p>
        </w:tc>
      </w:tr>
      <w:tr w:rsidR="00361BA8" w:rsidRPr="008513ED" w14:paraId="15379FB5"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665E0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Sector2SessionTime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33413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00:34:35.110000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35A8831"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27A12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Sector1SessionTime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5D6D5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3DE28859"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F6B01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lastRenderedPageBreak/>
              <w:t>Sector3SessionTime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CDDA7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00:35:15.912000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5743C47A"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D558B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Sector2SessionTime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B8F02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00:08:08.653000</w:t>
            </w:r>
          </w:p>
        </w:tc>
      </w:tr>
      <w:tr w:rsidR="00361BA8" w:rsidRPr="008513ED" w14:paraId="1982F149"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95994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SpeedI1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26BFB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279</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D95B7C7"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B847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Sector3SessionTime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9BDD3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00:08:44.559000</w:t>
            </w:r>
          </w:p>
        </w:tc>
      </w:tr>
      <w:tr w:rsidR="00361BA8" w:rsidRPr="008513ED" w14:paraId="6846F357"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6F30B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SpeedI2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ABF8D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289</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B75A087"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9C27D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SpeedI1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B16A4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275</w:t>
            </w:r>
          </w:p>
        </w:tc>
      </w:tr>
      <w:tr w:rsidR="00361BA8" w:rsidRPr="008513ED" w14:paraId="185485BD"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F250BD"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SpeedFL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10070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219</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4E96884"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5B377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SpeedI2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6AB95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290</w:t>
            </w:r>
          </w:p>
        </w:tc>
      </w:tr>
      <w:tr w:rsidR="00361BA8" w:rsidRPr="008513ED" w14:paraId="5DCFAD3A"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9B5C4D"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SpeedST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31027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293</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F3858E3"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B6C52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SpeedFL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B5FDA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286</w:t>
            </w:r>
          </w:p>
        </w:tc>
      </w:tr>
      <w:tr w:rsidR="00361BA8" w:rsidRPr="008513ED" w14:paraId="6663885D"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357C9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IsPersonalBest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F868C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5D819D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6460DE"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SpeedST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E4DF9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241</w:t>
            </w:r>
          </w:p>
        </w:tc>
      </w:tr>
      <w:tr w:rsidR="00361BA8" w:rsidRPr="008513ED" w14:paraId="74875457"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733B1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Compound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ADC8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MEDIUM</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3F1C1BA"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A1AD4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IsPersonalBest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8132D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r>
      <w:tr w:rsidR="00361BA8" w:rsidRPr="008513ED" w14:paraId="25A71CB1"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BB745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TyreLife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6ABBE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9B7F471"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299D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Compound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8FA48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5B2BC553"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0489BF"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FreshTyre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2516E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DEBECA4"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E211D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TyreLife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D2484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0E1D5668"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3DF2D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992AD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70C8D8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9E930A"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FreshTyre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7BD16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52D2F6F4"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887C2C"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LapStartTime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1053C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00:33:31.194000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66B41E0"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CB11E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79C6F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41091F5E"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58C6D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D0AB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Mercedes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A44AADB"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5B708B"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LapStartTime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F96E4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00:07:07.988000</w:t>
            </w:r>
          </w:p>
        </w:tc>
      </w:tr>
      <w:tr w:rsidR="00361BA8" w:rsidRPr="008513ED" w14:paraId="048C553C"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05371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Driver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1FFE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HAM</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23721E82"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091DB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C4FF8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Ferrari</w:t>
            </w:r>
          </w:p>
        </w:tc>
      </w:tr>
      <w:tr w:rsidR="00361BA8" w:rsidRPr="008513ED" w14:paraId="6981E1AC"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AE9B3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TrackStatus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8469B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9D84CD3"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080F1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Driver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3800C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VET</w:t>
            </w:r>
          </w:p>
        </w:tc>
      </w:tr>
      <w:tr w:rsidR="00361BA8" w:rsidRPr="008513ED" w14:paraId="5E7D9921"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BB838A"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IsAccurate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B208D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30B0E48"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2FADA2"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TrackStatus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24F2A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04A9EF4F"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68642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D6080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43800.55106</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BFDC2CF"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278518"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IsAccurate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29DA5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r>
      <w:tr w:rsidR="00361BA8" w:rsidRPr="008513ED" w14:paraId="26A03793"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064E6A1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GridPosition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0947C2C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21081367"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DDD185B"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LapStartDate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35FC2EE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700D746C"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6B80CC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Position</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726E3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A00BAF4"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910ED6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Year</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2971065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2018</w:t>
            </w:r>
          </w:p>
        </w:tc>
      </w:tr>
      <w:tr w:rsidR="00361BA8" w:rsidRPr="008513ED" w14:paraId="48379FA8"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F38493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lastRenderedPageBreak/>
              <w:t>Points</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3D5ED30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w:t>
            </w:r>
          </w:p>
        </w:tc>
        <w:tc>
          <w:tcPr>
            <w:tcW w:w="0" w:type="auto"/>
            <w:tcBorders>
              <w:left w:val="single" w:sz="8" w:space="0" w:color="000000"/>
            </w:tcBorders>
            <w:tcMar>
              <w:top w:w="100" w:type="dxa"/>
              <w:left w:w="100" w:type="dxa"/>
              <w:bottom w:w="100" w:type="dxa"/>
              <w:right w:w="100" w:type="dxa"/>
            </w:tcMar>
            <w:vAlign w:val="bottom"/>
            <w:hideMark/>
          </w:tcPr>
          <w:p w14:paraId="79D25E8C"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tcBorders>
            <w:tcMar>
              <w:top w:w="100" w:type="dxa"/>
              <w:left w:w="100" w:type="dxa"/>
              <w:bottom w:w="100" w:type="dxa"/>
              <w:right w:w="100" w:type="dxa"/>
            </w:tcMar>
            <w:vAlign w:val="bottom"/>
            <w:hideMark/>
          </w:tcPr>
          <w:p w14:paraId="16822B1B"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tcBorders>
            <w:tcMar>
              <w:top w:w="100" w:type="dxa"/>
              <w:left w:w="100" w:type="dxa"/>
              <w:bottom w:w="100" w:type="dxa"/>
              <w:right w:w="100" w:type="dxa"/>
            </w:tcMar>
            <w:vAlign w:val="bottom"/>
            <w:hideMark/>
          </w:tcPr>
          <w:p w14:paraId="1ABC633B" w14:textId="77777777" w:rsidR="008513ED" w:rsidRPr="008513ED" w:rsidRDefault="008513ED" w:rsidP="008513ED">
            <w:pPr>
              <w:spacing w:after="0" w:line="240" w:lineRule="auto"/>
              <w:rPr>
                <w:rFonts w:ascii="Times New Roman" w:eastAsia="Times New Roman" w:hAnsi="Times New Roman" w:cs="Times New Roman"/>
              </w:rPr>
            </w:pPr>
          </w:p>
        </w:tc>
      </w:tr>
      <w:tr w:rsidR="00361BA8" w:rsidRPr="008513ED" w14:paraId="5DBED188"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18F4C5FA"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TotalTime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015BC86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00:01:44.570000</w:t>
            </w:r>
          </w:p>
        </w:tc>
        <w:tc>
          <w:tcPr>
            <w:tcW w:w="0" w:type="auto"/>
            <w:tcBorders>
              <w:left w:val="single" w:sz="8" w:space="0" w:color="000000"/>
            </w:tcBorders>
            <w:tcMar>
              <w:top w:w="100" w:type="dxa"/>
              <w:left w:w="100" w:type="dxa"/>
              <w:bottom w:w="100" w:type="dxa"/>
              <w:right w:w="100" w:type="dxa"/>
            </w:tcMar>
            <w:vAlign w:val="bottom"/>
            <w:hideMark/>
          </w:tcPr>
          <w:p w14:paraId="39242DA6"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Mar>
              <w:top w:w="100" w:type="dxa"/>
              <w:left w:w="100" w:type="dxa"/>
              <w:bottom w:w="100" w:type="dxa"/>
              <w:right w:w="100" w:type="dxa"/>
            </w:tcMar>
            <w:vAlign w:val="bottom"/>
            <w:hideMark/>
          </w:tcPr>
          <w:p w14:paraId="3BF81A6A"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Mar>
              <w:top w:w="100" w:type="dxa"/>
              <w:left w:w="100" w:type="dxa"/>
              <w:bottom w:w="100" w:type="dxa"/>
              <w:right w:w="100" w:type="dxa"/>
            </w:tcMar>
            <w:vAlign w:val="bottom"/>
            <w:hideMark/>
          </w:tcPr>
          <w:p w14:paraId="381A2309" w14:textId="77777777" w:rsidR="008513ED" w:rsidRPr="008513ED" w:rsidRDefault="008513ED" w:rsidP="008513ED">
            <w:pPr>
              <w:spacing w:after="0" w:line="240" w:lineRule="auto"/>
              <w:rPr>
                <w:rFonts w:ascii="Times New Roman" w:eastAsia="Times New Roman" w:hAnsi="Times New Roman" w:cs="Times New Roman"/>
              </w:rPr>
            </w:pPr>
          </w:p>
        </w:tc>
      </w:tr>
    </w:tbl>
    <w:p w14:paraId="7C793042"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503D5CB8" w14:textId="77777777" w:rsidR="008513ED" w:rsidRPr="008513ED" w:rsidRDefault="008513ED" w:rsidP="00346A49">
      <w:pPr>
        <w:spacing w:after="0" w:line="480" w:lineRule="auto"/>
        <w:ind w:firstLine="720"/>
        <w:rPr>
          <w:rFonts w:ascii="Times New Roman" w:eastAsia="Times New Roman" w:hAnsi="Times New Roman" w:cs="Times New Roman"/>
        </w:rPr>
        <w:pPrChange w:id="273" w:author="Andrew Estes" w:date="2023-06-25T17:14:00Z">
          <w:pPr>
            <w:spacing w:after="0" w:line="480" w:lineRule="auto"/>
          </w:pPr>
        </w:pPrChange>
      </w:pPr>
      <w:r w:rsidRPr="008513ED">
        <w:rPr>
          <w:rFonts w:ascii="Times New Roman" w:eastAsia="Times New Roman" w:hAnsi="Times New Roman" w:cs="Times New Roman"/>
        </w:rPr>
        <w:t>In total the Abu Dhabi dataframe has a dimensionality of 1075 x 32 while the laps dataframe has a dimensionality of 110,125 x 30</w:t>
      </w:r>
    </w:p>
    <w:p w14:paraId="5D1AEBB7" w14:textId="11CA17D7" w:rsidR="008513ED" w:rsidRPr="008513ED" w:rsidRDefault="008513ED" w:rsidP="00346A49">
      <w:pPr>
        <w:spacing w:after="0" w:line="480" w:lineRule="auto"/>
        <w:ind w:firstLine="720"/>
        <w:rPr>
          <w:rFonts w:ascii="Times New Roman" w:eastAsia="Times New Roman" w:hAnsi="Times New Roman" w:cs="Times New Roman"/>
        </w:rPr>
        <w:pPrChange w:id="274" w:author="Andrew Estes" w:date="2023-06-25T17:14:00Z">
          <w:pPr>
            <w:spacing w:after="0" w:line="480" w:lineRule="auto"/>
          </w:pPr>
        </w:pPrChange>
      </w:pPr>
      <w:r w:rsidRPr="008513ED">
        <w:rPr>
          <w:rFonts w:ascii="Times New Roman" w:eastAsia="Times New Roman" w:hAnsi="Times New Roman" w:cs="Times New Roman"/>
        </w:rPr>
        <w:t xml:space="preserve">After working through and merging the data across all the years and between dataframes, we ended up with a final dataframe which has a </w:t>
      </w:r>
      <w:r w:rsidR="00063499" w:rsidRPr="008513ED">
        <w:rPr>
          <w:rFonts w:ascii="Times New Roman" w:eastAsia="Times New Roman" w:hAnsi="Times New Roman" w:cs="Times New Roman"/>
        </w:rPr>
        <w:t>dimensionality</w:t>
      </w:r>
      <w:r w:rsidRPr="008513ED">
        <w:rPr>
          <w:rFonts w:ascii="Times New Roman" w:eastAsia="Times New Roman" w:hAnsi="Times New Roman" w:cs="Times New Roman"/>
        </w:rPr>
        <w:t xml:space="preserve"> of 3416 x 19.</w:t>
      </w:r>
    </w:p>
    <w:tbl>
      <w:tblPr>
        <w:tblW w:w="5221" w:type="dxa"/>
        <w:jc w:val="center"/>
        <w:tblCellMar>
          <w:top w:w="15" w:type="dxa"/>
          <w:left w:w="15" w:type="dxa"/>
          <w:bottom w:w="15" w:type="dxa"/>
          <w:right w:w="15" w:type="dxa"/>
        </w:tblCellMar>
        <w:tblLook w:val="04A0" w:firstRow="1" w:lastRow="0" w:firstColumn="1" w:lastColumn="0" w:noHBand="0" w:noVBand="1"/>
      </w:tblPr>
      <w:tblGrid>
        <w:gridCol w:w="1943"/>
        <w:gridCol w:w="1086"/>
        <w:gridCol w:w="1106"/>
        <w:gridCol w:w="1086"/>
      </w:tblGrid>
      <w:tr w:rsidR="00361BA8" w:rsidRPr="008513ED" w14:paraId="3C4E58C5"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4FF18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F0C2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662E2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05DF2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315</w:t>
            </w:r>
          </w:p>
        </w:tc>
      </w:tr>
      <w:tr w:rsidR="00361BA8" w:rsidRPr="008513ED" w14:paraId="64C74607"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B05E9A"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DriverNumberCat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29F60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D0AB0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3E441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w:t>
            </w:r>
          </w:p>
        </w:tc>
      </w:tr>
      <w:tr w:rsidR="00361BA8" w:rsidRPr="008513ED" w14:paraId="3CA72756"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D6576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LapNumber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E3001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87B37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BFBF9B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258F3F7B"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9CE9E0"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CompoundCat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C53C3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A333E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0A709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r>
      <w:tr w:rsidR="00361BA8" w:rsidRPr="008513ED" w14:paraId="73E9A42F"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83229C"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TyreLife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D374B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326E1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B67D1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w:t>
            </w:r>
          </w:p>
        </w:tc>
      </w:tr>
      <w:tr w:rsidR="00361BA8" w:rsidRPr="008513ED" w14:paraId="744CA808"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4C8E3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FreshTyre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F7E19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9543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4B7ED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r>
      <w:tr w:rsidR="00361BA8" w:rsidRPr="008513ED" w14:paraId="5EE32C00"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D73D2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510F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CC8CA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3C8C6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0DD170B0"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1BDB02"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TeamCat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ADC1D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F2B82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8EFEC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r>
      <w:tr w:rsidR="00361BA8" w:rsidRPr="008513ED" w14:paraId="79688375"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DCD9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9464E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EFACB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C298B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2018</w:t>
            </w:r>
          </w:p>
        </w:tc>
      </w:tr>
      <w:tr w:rsidR="00361BA8" w:rsidRPr="008513ED" w14:paraId="17BBBCA3"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88127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RACE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386B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Australia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7F9C1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Australia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93A20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Australia</w:t>
            </w:r>
          </w:p>
        </w:tc>
      </w:tr>
      <w:tr w:rsidR="00361BA8" w:rsidRPr="008513ED" w14:paraId="725B7D78"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4087BE"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DriverCat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A450C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BC1F8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123A8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23</w:t>
            </w:r>
          </w:p>
        </w:tc>
      </w:tr>
      <w:tr w:rsidR="00361BA8" w:rsidRPr="008513ED" w14:paraId="466258B5"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E94DA5"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TrackStatusCat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547FE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BB3C9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0F98B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r w:rsidR="00361BA8" w:rsidRPr="008513ED" w14:paraId="1089ABA1"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5F1E262"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lastRenderedPageBreak/>
              <w:t>GridPosition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B86A02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BA7D6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6A1A8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r>
      <w:tr w:rsidR="00361BA8" w:rsidRPr="008513ED" w14:paraId="6F19E7D8"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8A04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DB612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2A763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0641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r>
      <w:tr w:rsidR="00361BA8" w:rsidRPr="008513ED" w14:paraId="3CE7ACBF"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E02F8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8BEA7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ADC4D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56488F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w:t>
            </w:r>
          </w:p>
        </w:tc>
      </w:tr>
      <w:tr w:rsidR="00361BA8" w:rsidRPr="008513ED" w14:paraId="5FD87756"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DAF1A2"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TotalTime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7489F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581.634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DD0EA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1328.885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884C0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1627.51</w:t>
            </w:r>
          </w:p>
        </w:tc>
      </w:tr>
      <w:tr w:rsidR="00361BA8" w:rsidRPr="008513ED" w14:paraId="666A2B2D"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670832"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GapSeconds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B2137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6.932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A2C4D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10.382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66D79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13.192</w:t>
            </w:r>
          </w:p>
        </w:tc>
      </w:tr>
      <w:tr w:rsidR="00361BA8" w:rsidRPr="008513ED" w14:paraId="5CF1A924"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073D55"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RaceCat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C8B38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9B3C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70802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33E04619"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F2BAC5"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FreshTyreCat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F3F89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94E80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896950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bl>
    <w:p w14:paraId="3DEE0007"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6E83E94D" w14:textId="11653142" w:rsidR="008513ED" w:rsidRPr="008513ED" w:rsidRDefault="008513ED" w:rsidP="00346A49">
      <w:pPr>
        <w:spacing w:after="0" w:line="480" w:lineRule="auto"/>
        <w:ind w:firstLine="720"/>
        <w:rPr>
          <w:rFonts w:ascii="Times New Roman" w:eastAsia="Times New Roman" w:hAnsi="Times New Roman" w:cs="Times New Roman"/>
        </w:rPr>
        <w:pPrChange w:id="275" w:author="Andrew Estes" w:date="2023-06-25T17:14:00Z">
          <w:pPr>
            <w:spacing w:after="0" w:line="480" w:lineRule="auto"/>
          </w:pPr>
        </w:pPrChange>
      </w:pPr>
      <w:r w:rsidRPr="008513ED">
        <w:rPr>
          <w:rFonts w:ascii="Times New Roman" w:eastAsia="Times New Roman" w:hAnsi="Times New Roman" w:cs="Times New Roman"/>
        </w:rPr>
        <w:t>In this final dataframe, we selected only those laps which had a pit stop. We transformed the categorical variables into factors and Boolean variables into integers</w:t>
      </w:r>
      <w:del w:id="276" w:author="Andrew Estes" w:date="2023-06-25T16:41:00Z">
        <w:r w:rsidRPr="008513ED" w:rsidDel="00DE7EB7">
          <w:rPr>
            <w:rFonts w:ascii="Times New Roman" w:eastAsia="Times New Roman" w:hAnsi="Times New Roman" w:cs="Times New Roman"/>
          </w:rPr>
          <w:delText xml:space="preserve">.  </w:delText>
        </w:r>
      </w:del>
      <w:ins w:id="277"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At this point, we had a workable dataframe and began with basic analysis.</w:t>
      </w:r>
    </w:p>
    <w:p w14:paraId="559A2A3B" w14:textId="0437E685" w:rsidR="008513ED" w:rsidRPr="008513ED" w:rsidRDefault="008513ED" w:rsidP="00346A49">
      <w:pPr>
        <w:spacing w:after="0" w:line="480" w:lineRule="auto"/>
        <w:ind w:firstLine="720"/>
        <w:rPr>
          <w:rFonts w:ascii="Times New Roman" w:eastAsia="Times New Roman" w:hAnsi="Times New Roman" w:cs="Times New Roman"/>
        </w:rPr>
        <w:pPrChange w:id="278" w:author="Andrew Estes" w:date="2023-06-25T17:14:00Z">
          <w:pPr>
            <w:spacing w:after="0" w:line="480" w:lineRule="auto"/>
          </w:pPr>
        </w:pPrChange>
      </w:pPr>
      <w:r w:rsidRPr="008513ED">
        <w:rPr>
          <w:rFonts w:ascii="Times New Roman" w:eastAsia="Times New Roman" w:hAnsi="Times New Roman" w:cs="Times New Roman"/>
        </w:rPr>
        <w:t>In the “</w:t>
      </w:r>
      <w:proofErr w:type="spellStart"/>
      <w:r w:rsidRPr="008513ED">
        <w:rPr>
          <w:rFonts w:ascii="Times New Roman" w:eastAsia="Times New Roman" w:hAnsi="Times New Roman" w:cs="Times New Roman"/>
        </w:rPr>
        <w:t>pit_in_time_lap_number</w:t>
      </w:r>
      <w:proofErr w:type="spellEnd"/>
      <w:r w:rsidRPr="008513ED">
        <w:rPr>
          <w:rFonts w:ascii="Times New Roman" w:eastAsia="Times New Roman" w:hAnsi="Times New Roman" w:cs="Times New Roman"/>
        </w:rPr>
        <w:t>” dataframe, we look</w:t>
      </w:r>
      <w:r w:rsidR="00063499">
        <w:rPr>
          <w:rFonts w:ascii="Times New Roman" w:eastAsia="Times New Roman" w:hAnsi="Times New Roman" w:cs="Times New Roman"/>
        </w:rPr>
        <w:t>ed</w:t>
      </w:r>
      <w:r w:rsidRPr="008513ED">
        <w:rPr>
          <w:rFonts w:ascii="Times New Roman" w:eastAsia="Times New Roman" w:hAnsi="Times New Roman" w:cs="Times New Roman"/>
        </w:rPr>
        <w:t xml:space="preserve"> at which lap number teams and drivers took a pit stop. In this snippet below, team codified as #5, with the driver codified as 23, took 1 pit stop at lap 18 of the race.</w:t>
      </w:r>
    </w:p>
    <w:tbl>
      <w:tblPr>
        <w:tblW w:w="0" w:type="auto"/>
        <w:jc w:val="center"/>
        <w:tblCellMar>
          <w:top w:w="15" w:type="dxa"/>
          <w:left w:w="15" w:type="dxa"/>
          <w:bottom w:w="15" w:type="dxa"/>
          <w:right w:w="15" w:type="dxa"/>
        </w:tblCellMar>
        <w:tblLook w:val="04A0" w:firstRow="1" w:lastRow="0" w:firstColumn="1" w:lastColumn="0" w:noHBand="0" w:noVBand="1"/>
      </w:tblPr>
      <w:tblGrid>
        <w:gridCol w:w="1643"/>
        <w:gridCol w:w="1007"/>
      </w:tblGrid>
      <w:tr w:rsidR="00361BA8" w:rsidRPr="008513ED" w14:paraId="09BC0BFE"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52EBA2"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26634C"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0</w:t>
            </w:r>
          </w:p>
        </w:tc>
      </w:tr>
      <w:tr w:rsidR="00361BA8" w:rsidRPr="008513ED" w14:paraId="39A3EC5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24B74A"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984536"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2018</w:t>
            </w:r>
          </w:p>
        </w:tc>
      </w:tr>
      <w:tr w:rsidR="00361BA8" w:rsidRPr="008513ED" w14:paraId="4DCB441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AF1A53"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Race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91D5FE"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Australia</w:t>
            </w:r>
          </w:p>
        </w:tc>
      </w:tr>
      <w:tr w:rsidR="00361BA8" w:rsidRPr="008513ED" w14:paraId="3CB5E81B"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FF355E"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AF0DEC"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5</w:t>
            </w:r>
          </w:p>
        </w:tc>
      </w:tr>
      <w:tr w:rsidR="00361BA8" w:rsidRPr="008513ED" w14:paraId="62275F8F"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9637B1"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Driver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E339A7"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23</w:t>
            </w:r>
          </w:p>
        </w:tc>
      </w:tr>
      <w:tr w:rsidR="00361BA8" w:rsidRPr="008513ED" w14:paraId="3CB79D7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89CB05"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lastRenderedPageBreak/>
              <w:t>Mean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3E2FAC"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783A1916"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B1FEE96"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10D7F8"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49371E74"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E15295"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Max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2A060E"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287AB18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981A09" w14:textId="77777777" w:rsidR="008513ED" w:rsidRPr="008513ED" w:rsidRDefault="008513ED" w:rsidP="008513ED">
            <w:pPr>
              <w:spacing w:before="240"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NumberOfStops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2BB991"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1</w:t>
            </w:r>
          </w:p>
        </w:tc>
      </w:tr>
    </w:tbl>
    <w:p w14:paraId="05F9C804"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51E92464" w14:textId="721F5C35" w:rsidR="008513ED" w:rsidRPr="008513ED" w:rsidRDefault="008513ED" w:rsidP="00346A49">
      <w:pPr>
        <w:spacing w:after="0" w:line="480" w:lineRule="auto"/>
        <w:ind w:firstLine="720"/>
        <w:rPr>
          <w:rFonts w:ascii="Times New Roman" w:eastAsia="Times New Roman" w:hAnsi="Times New Roman" w:cs="Times New Roman"/>
        </w:rPr>
        <w:pPrChange w:id="279" w:author="Andrew Estes" w:date="2023-06-25T17:14:00Z">
          <w:pPr>
            <w:spacing w:after="0" w:line="480" w:lineRule="auto"/>
          </w:pPr>
        </w:pPrChange>
      </w:pPr>
      <w:r w:rsidRPr="008513ED">
        <w:rPr>
          <w:rFonts w:ascii="Times New Roman" w:eastAsia="Times New Roman" w:hAnsi="Times New Roman" w:cs="Times New Roman"/>
        </w:rPr>
        <w:t>We then visualized the frequency of pit stops and found that predominantly there are only 1 or 2 pit stops per driver per race</w:t>
      </w:r>
      <w:del w:id="280" w:author="Andrew Estes" w:date="2023-06-25T16:41:00Z">
        <w:r w:rsidRPr="008513ED" w:rsidDel="00DE7EB7">
          <w:rPr>
            <w:rFonts w:ascii="Times New Roman" w:eastAsia="Times New Roman" w:hAnsi="Times New Roman" w:cs="Times New Roman"/>
          </w:rPr>
          <w:delText>.</w:delText>
        </w:r>
        <w:r w:rsidR="00063499" w:rsidDel="00DE7EB7">
          <w:rPr>
            <w:rFonts w:ascii="Times New Roman" w:eastAsia="Times New Roman" w:hAnsi="Times New Roman" w:cs="Times New Roman"/>
          </w:rPr>
          <w:delText xml:space="preserve">  </w:delText>
        </w:r>
      </w:del>
      <w:ins w:id="281"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We also looked at the normalized data</w:t>
      </w:r>
    </w:p>
    <w:p w14:paraId="63D14B8E" w14:textId="6F5A66C8" w:rsidR="008513ED" w:rsidRPr="008513ED" w:rsidRDefault="008513ED" w:rsidP="00346A49">
      <w:pPr>
        <w:spacing w:after="0" w:line="480" w:lineRule="auto"/>
        <w:ind w:firstLine="720"/>
        <w:rPr>
          <w:rFonts w:ascii="Times New Roman" w:eastAsia="Times New Roman" w:hAnsi="Times New Roman" w:cs="Times New Roman"/>
        </w:rPr>
        <w:pPrChange w:id="282" w:author="Andrew Estes" w:date="2023-06-25T17:14:00Z">
          <w:pPr>
            <w:spacing w:after="0" w:line="480" w:lineRule="auto"/>
          </w:pPr>
        </w:pPrChange>
      </w:pPr>
      <w:r w:rsidRPr="008513ED">
        <w:rPr>
          <w:rFonts w:ascii="Times New Roman" w:eastAsia="Times New Roman" w:hAnsi="Times New Roman" w:cs="Times New Roman"/>
        </w:rPr>
        <w:t xml:space="preserve">While frequency of pit stops is good to look at to get a good understanding of the data, why a pit stop is made is dependent on how the tires are handling. </w:t>
      </w:r>
      <w:proofErr w:type="gramStart"/>
      <w:r w:rsidRPr="008513ED">
        <w:rPr>
          <w:rFonts w:ascii="Times New Roman" w:eastAsia="Times New Roman" w:hAnsi="Times New Roman" w:cs="Times New Roman"/>
        </w:rPr>
        <w:t>Similar to</w:t>
      </w:r>
      <w:proofErr w:type="gramEnd"/>
      <w:r w:rsidRPr="008513ED">
        <w:rPr>
          <w:rFonts w:ascii="Times New Roman" w:eastAsia="Times New Roman" w:hAnsi="Times New Roman" w:cs="Times New Roman"/>
        </w:rPr>
        <w:t xml:space="preserve"> the lap number dataframe and visualizations above, we created a tire life dataframe and visualizations.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643"/>
        <w:gridCol w:w="1117"/>
      </w:tblGrid>
      <w:tr w:rsidR="00361BA8" w:rsidRPr="008513ED" w14:paraId="70AD9D1F"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F4C77F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A29EA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w:t>
            </w:r>
          </w:p>
        </w:tc>
      </w:tr>
      <w:tr w:rsidR="00361BA8" w:rsidRPr="008513ED" w14:paraId="026B1648"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71A56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E30CB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2018</w:t>
            </w:r>
          </w:p>
        </w:tc>
      </w:tr>
      <w:tr w:rsidR="00361BA8" w:rsidRPr="008513ED" w14:paraId="0688033D"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42872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Race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48739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Australia</w:t>
            </w:r>
          </w:p>
        </w:tc>
      </w:tr>
      <w:tr w:rsidR="00361BA8" w:rsidRPr="008513ED" w14:paraId="66D7CFD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F0ED4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CBF73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w:t>
            </w:r>
          </w:p>
        </w:tc>
      </w:tr>
      <w:tr w:rsidR="00361BA8" w:rsidRPr="008513ED" w14:paraId="7A884B7B"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4C99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Driver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9E720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w:t>
            </w:r>
          </w:p>
        </w:tc>
      </w:tr>
      <w:tr w:rsidR="00361BA8" w:rsidRPr="008513ED" w14:paraId="17B4E3DB"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C4A1F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TyreLife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85EBD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[19.0, 7.0]</w:t>
            </w:r>
          </w:p>
        </w:tc>
      </w:tr>
      <w:tr w:rsidR="00361BA8" w:rsidRPr="008513ED" w14:paraId="3A199285"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96191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Mean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4E04C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23.5</w:t>
            </w:r>
          </w:p>
        </w:tc>
      </w:tr>
      <w:tr w:rsidR="00361BA8" w:rsidRPr="008513ED" w14:paraId="1C684D0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16BE7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951C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w:t>
            </w:r>
          </w:p>
        </w:tc>
      </w:tr>
      <w:tr w:rsidR="00361BA8" w:rsidRPr="008513ED" w14:paraId="6B64241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60480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Max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B92F9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w:t>
            </w:r>
          </w:p>
        </w:tc>
      </w:tr>
      <w:tr w:rsidR="00361BA8" w:rsidRPr="008513ED" w14:paraId="32D3B6F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C8D3C7"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lastRenderedPageBreak/>
              <w:t>NumberOfStops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71624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r>
    </w:tbl>
    <w:p w14:paraId="7F1F5A5A"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70DA1E1C" w14:textId="66B0A6AB" w:rsidR="008513ED" w:rsidRPr="008513ED" w:rsidRDefault="00063499" w:rsidP="00346A49">
      <w:pPr>
        <w:spacing w:after="0" w:line="480" w:lineRule="auto"/>
        <w:ind w:firstLine="720"/>
        <w:rPr>
          <w:rFonts w:ascii="Times New Roman" w:eastAsia="Times New Roman" w:hAnsi="Times New Roman" w:cs="Times New Roman"/>
        </w:rPr>
        <w:pPrChange w:id="283" w:author="Andrew Estes" w:date="2023-06-25T17:14:00Z">
          <w:pPr>
            <w:spacing w:after="0" w:line="480" w:lineRule="auto"/>
          </w:pPr>
        </w:pPrChange>
      </w:pPr>
      <w:r>
        <w:rPr>
          <w:rFonts w:ascii="Times New Roman" w:eastAsia="Times New Roman" w:hAnsi="Times New Roman" w:cs="Times New Roman"/>
        </w:rPr>
        <w:t>We</w:t>
      </w:r>
      <w:r w:rsidR="008513ED" w:rsidRPr="008513ED">
        <w:rPr>
          <w:rFonts w:ascii="Times New Roman" w:eastAsia="Times New Roman" w:hAnsi="Times New Roman" w:cs="Times New Roman"/>
        </w:rPr>
        <w:t xml:space="preserve"> hand-picked this row of the dataframe to show that there were 2 stops made, one at lap 20 and one at lap 27. That corresponds with a tire life of 19 laps for the first pit stop and 7 laps for the second pit stop. It also shows the mean, minimum, and maximum values regarding the pit stop lap numbers.</w:t>
      </w:r>
    </w:p>
    <w:p w14:paraId="7AC21C44" w14:textId="650189B1"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With the dataframe prepared and basic analysis done, it was time to </w:t>
      </w:r>
      <w:proofErr w:type="gramStart"/>
      <w:r w:rsidRPr="008513ED">
        <w:rPr>
          <w:rFonts w:ascii="Times New Roman" w:eastAsia="Times New Roman" w:hAnsi="Times New Roman" w:cs="Times New Roman"/>
        </w:rPr>
        <w:t>actually perform</w:t>
      </w:r>
      <w:proofErr w:type="gramEnd"/>
      <w:r w:rsidRPr="008513ED">
        <w:rPr>
          <w:rFonts w:ascii="Times New Roman" w:eastAsia="Times New Roman" w:hAnsi="Times New Roman" w:cs="Times New Roman"/>
        </w:rPr>
        <w:t xml:space="preserve"> some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modelling. The results for the normal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are here:</w:t>
      </w:r>
    </w:p>
    <w:tbl>
      <w:tblPr>
        <w:tblW w:w="0" w:type="auto"/>
        <w:jc w:val="center"/>
        <w:tblCellMar>
          <w:top w:w="15" w:type="dxa"/>
          <w:left w:w="15" w:type="dxa"/>
          <w:bottom w:w="15" w:type="dxa"/>
          <w:right w:w="15" w:type="dxa"/>
        </w:tblCellMar>
        <w:tblLook w:val="04A0" w:firstRow="1" w:lastRow="0" w:firstColumn="1" w:lastColumn="0" w:noHBand="0" w:noVBand="1"/>
      </w:tblPr>
      <w:tblGrid>
        <w:gridCol w:w="2033"/>
        <w:gridCol w:w="805"/>
        <w:gridCol w:w="1025"/>
        <w:gridCol w:w="805"/>
        <w:gridCol w:w="518"/>
        <w:gridCol w:w="695"/>
        <w:gridCol w:w="695"/>
      </w:tblGrid>
      <w:tr w:rsidR="00361BA8" w:rsidRPr="008513ED" w14:paraId="22DEB5E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C365E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28F28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b/>
                <w:bCs/>
              </w:rPr>
              <w:t>Coef</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EC49C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 xml:space="preserve">Std </w:t>
            </w:r>
            <w:proofErr w:type="spellStart"/>
            <w:r w:rsidRPr="008513ED">
              <w:rPr>
                <w:rFonts w:ascii="Times New Roman" w:eastAsia="Times New Roman" w:hAnsi="Times New Roman" w:cs="Times New Roman"/>
                <w:b/>
                <w:bCs/>
              </w:rPr>
              <w:t>Erro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D74E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EB845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405FD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AA507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0.975</w:t>
            </w:r>
          </w:p>
        </w:tc>
      </w:tr>
      <w:tr w:rsidR="00361BA8" w:rsidRPr="008513ED" w14:paraId="0B4E044C"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F47D3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TyreLife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745FD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8E02D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10BBD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61.849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03F67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13CDC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CA709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w:t>
            </w:r>
          </w:p>
        </w:tc>
      </w:tr>
      <w:tr w:rsidR="00361BA8" w:rsidRPr="008513ED" w14:paraId="10EB482F"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0792A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Cumulative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91EF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A1C61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8.62E-06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39C7A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74.35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AD6DA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5519B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C7ED6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r>
      <w:tr w:rsidR="00361BA8" w:rsidRPr="008513ED" w14:paraId="4B72E10D"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D3CFCA8"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CumulativeLap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B5863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EBEC7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1.31E-05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DBCE6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73.849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8987C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2B2E0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9237C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r>
      <w:tr w:rsidR="00361BA8" w:rsidRPr="008513ED" w14:paraId="6AF0EAD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30910F"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CumulativePit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399E0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713C0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2.16E-05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17BFB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68.217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21AE2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2331F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409DC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r>
      <w:tr w:rsidR="00361BA8" w:rsidRPr="008513ED" w14:paraId="12573DE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6D88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0F0DE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96318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F738F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65.751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50A42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B58EB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3188B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0.038</w:t>
            </w:r>
          </w:p>
        </w:tc>
      </w:tr>
      <w:tr w:rsidR="00361BA8" w:rsidRPr="008513ED" w14:paraId="796D7AA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EDD9A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C47BC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CCF7B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4784A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68.866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B84FA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D4D63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2A00C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0.051</w:t>
            </w:r>
          </w:p>
        </w:tc>
      </w:tr>
      <w:tr w:rsidR="00361BA8" w:rsidRPr="008513ED" w14:paraId="6761CDB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0681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Sector3TimeSeconds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A6C86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6256E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ACCD0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67.139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439CE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E8204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2AA75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0.038</w:t>
            </w:r>
          </w:p>
        </w:tc>
      </w:tr>
      <w:tr w:rsidR="00361BA8" w:rsidRPr="008513ED" w14:paraId="2CD01A4F"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1E49B7"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FEAF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A34A4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4.29E-05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E66AEB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58.611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49594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F1E3F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C41E6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r>
      <w:tr w:rsidR="00361BA8" w:rsidRPr="008513ED" w14:paraId="628518B8"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8E12F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PitOutTimeSeconds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79F4B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AD83F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AC8E2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D50A9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04EA3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9A67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r w:rsidR="00361BA8" w:rsidRPr="008513ED" w14:paraId="31F208E5"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12374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PitInTimeSeconds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DEFF2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F0222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5.19E-06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5B5D4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76.482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17599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D44DF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C0F1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r w:rsidR="00361BA8" w:rsidRPr="008513ED" w14:paraId="428F9B3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D4C0B1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52394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1.0934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6C8DB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86A54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72.19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7EE31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DBBF5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47D3A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1.123</w:t>
            </w:r>
          </w:p>
        </w:tc>
      </w:tr>
      <w:tr w:rsidR="00361BA8" w:rsidRPr="008513ED" w14:paraId="5033E995"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4255E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lastRenderedPageBreak/>
              <w:t>Gap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E5B52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64D67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847FF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13.765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2D7CB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15965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34C9F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r>
      <w:tr w:rsidR="00361BA8" w:rsidRPr="008513ED" w14:paraId="4AC4B64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94DA7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 xml:space="preserve">Fresh </w:t>
            </w:r>
            <w:proofErr w:type="spellStart"/>
            <w:r w:rsidRPr="008513ED">
              <w:rPr>
                <w:rFonts w:ascii="Times New Roman" w:eastAsia="Times New Roman" w:hAnsi="Times New Roman" w:cs="Times New Roman"/>
                <w:i/>
                <w:iCs/>
              </w:rPr>
              <w:t>Tyre</w:t>
            </w:r>
            <w:proofErr w:type="spellEnd"/>
            <w:r w:rsidRPr="008513ED">
              <w:rPr>
                <w:rFonts w:ascii="Times New Roman" w:eastAsia="Times New Roman" w:hAnsi="Times New Roman" w:cs="Times New Roman"/>
                <w:i/>
                <w:iCs/>
              </w:rPr>
              <w:t xml:space="preserve"> - 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8DB8D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F8A6C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242E7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56.027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17480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31E76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86B46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2.907</w:t>
            </w:r>
          </w:p>
        </w:tc>
      </w:tr>
      <w:tr w:rsidR="00361BA8" w:rsidRPr="008513ED" w14:paraId="3A8C8EC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91A53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 xml:space="preserve">Fresh </w:t>
            </w:r>
            <w:proofErr w:type="spellStart"/>
            <w:r w:rsidRPr="008513ED">
              <w:rPr>
                <w:rFonts w:ascii="Times New Roman" w:eastAsia="Times New Roman" w:hAnsi="Times New Roman" w:cs="Times New Roman"/>
                <w:i/>
                <w:iCs/>
              </w:rPr>
              <w:t>Tyre</w:t>
            </w:r>
            <w:proofErr w:type="spellEnd"/>
            <w:r w:rsidRPr="008513ED">
              <w:rPr>
                <w:rFonts w:ascii="Times New Roman" w:eastAsia="Times New Roman" w:hAnsi="Times New Roman" w:cs="Times New Roman"/>
                <w:i/>
                <w:iCs/>
              </w:rPr>
              <w:t xml:space="preserve"> - 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7C626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2.5713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D9175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6218D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45.564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60941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1E7DA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C7C2E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2.682</w:t>
            </w:r>
          </w:p>
        </w:tc>
      </w:tr>
      <w:tr w:rsidR="00361BA8" w:rsidRPr="008513ED" w14:paraId="777B134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4D841D"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TeamCat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D22BF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0.3661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EE98D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6A940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54.139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BE7AB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755BB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4D95D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0.379</w:t>
            </w:r>
          </w:p>
        </w:tc>
      </w:tr>
      <w:tr w:rsidR="00361BA8" w:rsidRPr="008513ED" w14:paraId="68EB4A99"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9F7C7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76837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9E932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80CD2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60.429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4A7C9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99EA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C4D9F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w:t>
            </w:r>
          </w:p>
        </w:tc>
      </w:tr>
      <w:tr w:rsidR="00361BA8" w:rsidRPr="008513ED" w14:paraId="4B5B960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99B650"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DriverNumberCat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F3CFA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7273D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D3CD9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59.707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82C75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2611E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896E5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0.206</w:t>
            </w:r>
          </w:p>
        </w:tc>
      </w:tr>
      <w:tr w:rsidR="00361BA8" w:rsidRPr="008513ED" w14:paraId="57F06004"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97D693"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TrackStatusCat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0F902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1B193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A2368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55.519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B12CF0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9E293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A0412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0.6</w:t>
            </w:r>
          </w:p>
        </w:tc>
      </w:tr>
    </w:tbl>
    <w:p w14:paraId="3BA0540B"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10C4F4A1" w14:textId="795B37D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xml:space="preserve">Moving on to Consul’s </w:t>
      </w:r>
      <w:r w:rsidR="00D60473">
        <w:rPr>
          <w:rFonts w:ascii="Times New Roman" w:eastAsia="Times New Roman" w:hAnsi="Times New Roman" w:cs="Times New Roman"/>
        </w:rPr>
        <w:t>Poisson</w:t>
      </w:r>
      <w:r w:rsidRPr="008513ED">
        <w:rPr>
          <w:rFonts w:ascii="Times New Roman" w:eastAsia="Times New Roman" w:hAnsi="Times New Roman" w:cs="Times New Roman"/>
        </w:rPr>
        <w:t>, the results are here:</w:t>
      </w:r>
    </w:p>
    <w:tbl>
      <w:tblPr>
        <w:tblW w:w="0" w:type="auto"/>
        <w:jc w:val="center"/>
        <w:tblCellMar>
          <w:top w:w="15" w:type="dxa"/>
          <w:left w:w="15" w:type="dxa"/>
          <w:bottom w:w="15" w:type="dxa"/>
          <w:right w:w="15" w:type="dxa"/>
        </w:tblCellMar>
        <w:tblLook w:val="04A0" w:firstRow="1" w:lastRow="0" w:firstColumn="1" w:lastColumn="0" w:noHBand="0" w:noVBand="1"/>
      </w:tblPr>
      <w:tblGrid>
        <w:gridCol w:w="2645"/>
        <w:gridCol w:w="805"/>
        <w:gridCol w:w="830"/>
        <w:gridCol w:w="805"/>
        <w:gridCol w:w="695"/>
        <w:gridCol w:w="769"/>
        <w:gridCol w:w="769"/>
      </w:tblGrid>
      <w:tr w:rsidR="00361BA8" w:rsidRPr="008513ED" w14:paraId="33B70ADD" w14:textId="77777777" w:rsidTr="00063499">
        <w:trPr>
          <w:trHeight w:val="485"/>
          <w:jc w:val="center"/>
        </w:trPr>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vAlign w:val="bottom"/>
            <w:hideMark/>
          </w:tcPr>
          <w:p w14:paraId="6EE974A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8" w:space="0" w:color="000000"/>
              <w:bottom w:val="single" w:sz="8" w:space="0" w:color="000000"/>
            </w:tcBorders>
            <w:tcMar>
              <w:top w:w="100" w:type="dxa"/>
              <w:left w:w="100" w:type="dxa"/>
              <w:bottom w:w="100" w:type="dxa"/>
              <w:right w:w="100" w:type="dxa"/>
            </w:tcMar>
            <w:vAlign w:val="bottom"/>
            <w:hideMark/>
          </w:tcPr>
          <w:p w14:paraId="0D2D9619"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b/>
                <w:bCs/>
              </w:rPr>
              <w:t>coef</w:t>
            </w:r>
            <w:proofErr w:type="spellEnd"/>
          </w:p>
        </w:tc>
        <w:tc>
          <w:tcPr>
            <w:tcW w:w="0" w:type="auto"/>
            <w:tcBorders>
              <w:top w:val="single" w:sz="8" w:space="0" w:color="000000"/>
              <w:bottom w:val="single" w:sz="8" w:space="0" w:color="000000"/>
            </w:tcBorders>
            <w:tcMar>
              <w:top w:w="100" w:type="dxa"/>
              <w:left w:w="100" w:type="dxa"/>
              <w:bottom w:w="100" w:type="dxa"/>
              <w:right w:w="100" w:type="dxa"/>
            </w:tcMar>
            <w:vAlign w:val="bottom"/>
            <w:hideMark/>
          </w:tcPr>
          <w:p w14:paraId="28E3E5C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std err</w:t>
            </w:r>
          </w:p>
        </w:tc>
        <w:tc>
          <w:tcPr>
            <w:tcW w:w="0" w:type="auto"/>
            <w:tcBorders>
              <w:top w:val="single" w:sz="8" w:space="0" w:color="000000"/>
              <w:bottom w:val="single" w:sz="8" w:space="0" w:color="000000"/>
            </w:tcBorders>
            <w:tcMar>
              <w:top w:w="100" w:type="dxa"/>
              <w:left w:w="100" w:type="dxa"/>
              <w:bottom w:w="100" w:type="dxa"/>
              <w:right w:w="100" w:type="dxa"/>
            </w:tcMar>
            <w:vAlign w:val="bottom"/>
            <w:hideMark/>
          </w:tcPr>
          <w:p w14:paraId="49F2823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z</w:t>
            </w:r>
          </w:p>
        </w:tc>
        <w:tc>
          <w:tcPr>
            <w:tcW w:w="0" w:type="auto"/>
            <w:tcBorders>
              <w:top w:val="single" w:sz="8" w:space="0" w:color="000000"/>
              <w:bottom w:val="single" w:sz="8" w:space="0" w:color="000000"/>
            </w:tcBorders>
            <w:tcMar>
              <w:top w:w="100" w:type="dxa"/>
              <w:left w:w="100" w:type="dxa"/>
              <w:bottom w:w="100" w:type="dxa"/>
              <w:right w:w="100" w:type="dxa"/>
            </w:tcMar>
            <w:vAlign w:val="bottom"/>
            <w:hideMark/>
          </w:tcPr>
          <w:p w14:paraId="777B6FE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P&gt;|z|</w:t>
            </w:r>
          </w:p>
        </w:tc>
        <w:tc>
          <w:tcPr>
            <w:tcW w:w="0" w:type="auto"/>
            <w:tcBorders>
              <w:top w:val="single" w:sz="8" w:space="0" w:color="000000"/>
              <w:bottom w:val="single" w:sz="8" w:space="0" w:color="000000"/>
            </w:tcBorders>
            <w:tcMar>
              <w:top w:w="100" w:type="dxa"/>
              <w:left w:w="100" w:type="dxa"/>
              <w:bottom w:w="100" w:type="dxa"/>
              <w:right w:w="100" w:type="dxa"/>
            </w:tcMar>
            <w:vAlign w:val="bottom"/>
            <w:hideMark/>
          </w:tcPr>
          <w:p w14:paraId="5580893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[0.025</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1C174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0.975]</w:t>
            </w:r>
          </w:p>
        </w:tc>
      </w:tr>
      <w:tr w:rsidR="00361BA8" w:rsidRPr="008513ED" w14:paraId="3C375C8F"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10289FF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Stint</w:t>
            </w:r>
          </w:p>
        </w:tc>
        <w:tc>
          <w:tcPr>
            <w:tcW w:w="0" w:type="auto"/>
            <w:tcBorders>
              <w:top w:val="single" w:sz="8" w:space="0" w:color="000000"/>
            </w:tcBorders>
            <w:tcMar>
              <w:top w:w="100" w:type="dxa"/>
              <w:left w:w="100" w:type="dxa"/>
              <w:bottom w:w="100" w:type="dxa"/>
              <w:right w:w="100" w:type="dxa"/>
            </w:tcMar>
            <w:vAlign w:val="bottom"/>
            <w:hideMark/>
          </w:tcPr>
          <w:p w14:paraId="018DC5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1.0922</w:t>
            </w:r>
          </w:p>
        </w:tc>
        <w:tc>
          <w:tcPr>
            <w:tcW w:w="0" w:type="auto"/>
            <w:tcBorders>
              <w:top w:val="single" w:sz="8" w:space="0" w:color="000000"/>
            </w:tcBorders>
            <w:tcMar>
              <w:top w:w="100" w:type="dxa"/>
              <w:left w:w="100" w:type="dxa"/>
              <w:bottom w:w="100" w:type="dxa"/>
              <w:right w:w="100" w:type="dxa"/>
            </w:tcMar>
            <w:vAlign w:val="bottom"/>
            <w:hideMark/>
          </w:tcPr>
          <w:p w14:paraId="36D3737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0.031</w:t>
            </w:r>
          </w:p>
        </w:tc>
        <w:tc>
          <w:tcPr>
            <w:tcW w:w="0" w:type="auto"/>
            <w:tcBorders>
              <w:top w:val="single" w:sz="8" w:space="0" w:color="000000"/>
            </w:tcBorders>
            <w:tcMar>
              <w:top w:w="100" w:type="dxa"/>
              <w:left w:w="100" w:type="dxa"/>
              <w:bottom w:w="100" w:type="dxa"/>
              <w:right w:w="100" w:type="dxa"/>
            </w:tcMar>
            <w:vAlign w:val="bottom"/>
            <w:hideMark/>
          </w:tcPr>
          <w:p w14:paraId="6901AE0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35.145</w:t>
            </w:r>
          </w:p>
        </w:tc>
        <w:tc>
          <w:tcPr>
            <w:tcW w:w="0" w:type="auto"/>
            <w:tcBorders>
              <w:top w:val="single" w:sz="8" w:space="0" w:color="000000"/>
            </w:tcBorders>
            <w:tcMar>
              <w:top w:w="100" w:type="dxa"/>
              <w:left w:w="100" w:type="dxa"/>
              <w:bottom w:w="100" w:type="dxa"/>
              <w:right w:w="100" w:type="dxa"/>
            </w:tcMar>
            <w:vAlign w:val="bottom"/>
            <w:hideMark/>
          </w:tcPr>
          <w:p w14:paraId="007EAD1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16C2538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1.031</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380BEAB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1.153</w:t>
            </w:r>
          </w:p>
        </w:tc>
      </w:tr>
      <w:tr w:rsidR="00361BA8" w:rsidRPr="008513ED" w14:paraId="50B0D396"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32E6AA6C"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Stint_alpha</w:t>
            </w:r>
            <w:proofErr w:type="spellEnd"/>
          </w:p>
        </w:tc>
        <w:tc>
          <w:tcPr>
            <w:tcW w:w="0" w:type="auto"/>
            <w:tcBorders>
              <w:bottom w:val="single" w:sz="8" w:space="0" w:color="000000"/>
            </w:tcBorders>
            <w:tcMar>
              <w:top w:w="100" w:type="dxa"/>
              <w:left w:w="100" w:type="dxa"/>
              <w:bottom w:w="100" w:type="dxa"/>
              <w:right w:w="100" w:type="dxa"/>
            </w:tcMar>
            <w:vAlign w:val="bottom"/>
            <w:hideMark/>
          </w:tcPr>
          <w:p w14:paraId="5624CE3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1.2417</w:t>
            </w:r>
          </w:p>
        </w:tc>
        <w:tc>
          <w:tcPr>
            <w:tcW w:w="0" w:type="auto"/>
            <w:tcBorders>
              <w:bottom w:val="single" w:sz="8" w:space="0" w:color="000000"/>
            </w:tcBorders>
            <w:tcMar>
              <w:top w:w="100" w:type="dxa"/>
              <w:left w:w="100" w:type="dxa"/>
              <w:bottom w:w="100" w:type="dxa"/>
              <w:right w:w="100" w:type="dxa"/>
            </w:tcMar>
            <w:vAlign w:val="bottom"/>
            <w:hideMark/>
          </w:tcPr>
          <w:p w14:paraId="5D08242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0.216</w:t>
            </w:r>
          </w:p>
        </w:tc>
        <w:tc>
          <w:tcPr>
            <w:tcW w:w="0" w:type="auto"/>
            <w:tcBorders>
              <w:bottom w:val="single" w:sz="8" w:space="0" w:color="000000"/>
            </w:tcBorders>
            <w:tcMar>
              <w:top w:w="100" w:type="dxa"/>
              <w:left w:w="100" w:type="dxa"/>
              <w:bottom w:w="100" w:type="dxa"/>
              <w:right w:w="100" w:type="dxa"/>
            </w:tcMar>
            <w:vAlign w:val="bottom"/>
            <w:hideMark/>
          </w:tcPr>
          <w:p w14:paraId="1C5F65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5.747</w:t>
            </w:r>
          </w:p>
        </w:tc>
        <w:tc>
          <w:tcPr>
            <w:tcW w:w="0" w:type="auto"/>
            <w:tcBorders>
              <w:bottom w:val="single" w:sz="8" w:space="0" w:color="000000"/>
            </w:tcBorders>
            <w:tcMar>
              <w:top w:w="100" w:type="dxa"/>
              <w:left w:w="100" w:type="dxa"/>
              <w:bottom w:w="100" w:type="dxa"/>
              <w:right w:w="100" w:type="dxa"/>
            </w:tcMar>
            <w:vAlign w:val="bottom"/>
            <w:hideMark/>
          </w:tcPr>
          <w:p w14:paraId="12BA337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0C5613B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0.818</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5D3EE3A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1.665</w:t>
            </w:r>
          </w:p>
        </w:tc>
      </w:tr>
      <w:tr w:rsidR="00361BA8" w:rsidRPr="008513ED" w14:paraId="39E7FE63"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2AB211BD"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TyreLife</w:t>
            </w:r>
            <w:proofErr w:type="spellEnd"/>
          </w:p>
        </w:tc>
        <w:tc>
          <w:tcPr>
            <w:tcW w:w="0" w:type="auto"/>
            <w:tcBorders>
              <w:top w:val="single" w:sz="8" w:space="0" w:color="000000"/>
            </w:tcBorders>
            <w:tcMar>
              <w:top w:w="100" w:type="dxa"/>
              <w:left w:w="100" w:type="dxa"/>
              <w:bottom w:w="100" w:type="dxa"/>
              <w:right w:w="100" w:type="dxa"/>
            </w:tcMar>
            <w:vAlign w:val="bottom"/>
            <w:hideMark/>
          </w:tcPr>
          <w:p w14:paraId="0C5F36E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0.1365</w:t>
            </w:r>
          </w:p>
        </w:tc>
        <w:tc>
          <w:tcPr>
            <w:tcW w:w="0" w:type="auto"/>
            <w:tcBorders>
              <w:top w:val="single" w:sz="8" w:space="0" w:color="000000"/>
            </w:tcBorders>
            <w:tcMar>
              <w:top w:w="100" w:type="dxa"/>
              <w:left w:w="100" w:type="dxa"/>
              <w:bottom w:w="100" w:type="dxa"/>
              <w:right w:w="100" w:type="dxa"/>
            </w:tcMar>
            <w:vAlign w:val="bottom"/>
            <w:hideMark/>
          </w:tcPr>
          <w:p w14:paraId="3BC950E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8" w:space="0" w:color="000000"/>
            </w:tcBorders>
            <w:tcMar>
              <w:top w:w="100" w:type="dxa"/>
              <w:left w:w="100" w:type="dxa"/>
              <w:bottom w:w="100" w:type="dxa"/>
              <w:right w:w="100" w:type="dxa"/>
            </w:tcMar>
            <w:vAlign w:val="bottom"/>
            <w:hideMark/>
          </w:tcPr>
          <w:p w14:paraId="353238E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25.987</w:t>
            </w:r>
          </w:p>
        </w:tc>
        <w:tc>
          <w:tcPr>
            <w:tcW w:w="0" w:type="auto"/>
            <w:tcBorders>
              <w:top w:val="single" w:sz="8" w:space="0" w:color="000000"/>
            </w:tcBorders>
            <w:tcMar>
              <w:top w:w="100" w:type="dxa"/>
              <w:left w:w="100" w:type="dxa"/>
              <w:bottom w:w="100" w:type="dxa"/>
              <w:right w:w="100" w:type="dxa"/>
            </w:tcMar>
            <w:vAlign w:val="bottom"/>
            <w:hideMark/>
          </w:tcPr>
          <w:p w14:paraId="62BD3D6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10EA33B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0.126</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03CF11B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0.147</w:t>
            </w:r>
          </w:p>
        </w:tc>
      </w:tr>
      <w:tr w:rsidR="00361BA8" w:rsidRPr="008513ED" w14:paraId="48EB83C4"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1416F26F"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TyreLife_alpha</w:t>
            </w:r>
            <w:proofErr w:type="spellEnd"/>
          </w:p>
        </w:tc>
        <w:tc>
          <w:tcPr>
            <w:tcW w:w="0" w:type="auto"/>
            <w:tcBorders>
              <w:bottom w:val="single" w:sz="8" w:space="0" w:color="000000"/>
            </w:tcBorders>
            <w:tcMar>
              <w:top w:w="100" w:type="dxa"/>
              <w:left w:w="100" w:type="dxa"/>
              <w:bottom w:w="100" w:type="dxa"/>
              <w:right w:w="100" w:type="dxa"/>
            </w:tcMar>
            <w:vAlign w:val="bottom"/>
            <w:hideMark/>
          </w:tcPr>
          <w:p w14:paraId="4F5F575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1.987</w:t>
            </w:r>
          </w:p>
        </w:tc>
        <w:tc>
          <w:tcPr>
            <w:tcW w:w="0" w:type="auto"/>
            <w:tcBorders>
              <w:bottom w:val="single" w:sz="8" w:space="0" w:color="000000"/>
            </w:tcBorders>
            <w:tcMar>
              <w:top w:w="100" w:type="dxa"/>
              <w:left w:w="100" w:type="dxa"/>
              <w:bottom w:w="100" w:type="dxa"/>
              <w:right w:w="100" w:type="dxa"/>
            </w:tcMar>
            <w:vAlign w:val="bottom"/>
            <w:hideMark/>
          </w:tcPr>
          <w:p w14:paraId="17A6048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0.281</w:t>
            </w:r>
          </w:p>
        </w:tc>
        <w:tc>
          <w:tcPr>
            <w:tcW w:w="0" w:type="auto"/>
            <w:tcBorders>
              <w:bottom w:val="single" w:sz="8" w:space="0" w:color="000000"/>
            </w:tcBorders>
            <w:tcMar>
              <w:top w:w="100" w:type="dxa"/>
              <w:left w:w="100" w:type="dxa"/>
              <w:bottom w:w="100" w:type="dxa"/>
              <w:right w:w="100" w:type="dxa"/>
            </w:tcMar>
            <w:vAlign w:val="bottom"/>
            <w:hideMark/>
          </w:tcPr>
          <w:p w14:paraId="5708DF7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7.069</w:t>
            </w:r>
          </w:p>
        </w:tc>
        <w:tc>
          <w:tcPr>
            <w:tcW w:w="0" w:type="auto"/>
            <w:tcBorders>
              <w:bottom w:val="single" w:sz="8" w:space="0" w:color="000000"/>
            </w:tcBorders>
            <w:tcMar>
              <w:top w:w="100" w:type="dxa"/>
              <w:left w:w="100" w:type="dxa"/>
              <w:bottom w:w="100" w:type="dxa"/>
              <w:right w:w="100" w:type="dxa"/>
            </w:tcMar>
            <w:vAlign w:val="bottom"/>
            <w:hideMark/>
          </w:tcPr>
          <w:p w14:paraId="0A73024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792B09E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1.436</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0328A26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2.538</w:t>
            </w:r>
          </w:p>
        </w:tc>
      </w:tr>
      <w:tr w:rsidR="00361BA8" w:rsidRPr="008513ED" w14:paraId="1CE43C08"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0E2AC61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w:t>
            </w:r>
          </w:p>
        </w:tc>
        <w:tc>
          <w:tcPr>
            <w:tcW w:w="0" w:type="auto"/>
            <w:tcBorders>
              <w:top w:val="single" w:sz="8" w:space="0" w:color="000000"/>
            </w:tcBorders>
            <w:tcMar>
              <w:top w:w="100" w:type="dxa"/>
              <w:left w:w="100" w:type="dxa"/>
              <w:bottom w:w="100" w:type="dxa"/>
              <w:right w:w="100" w:type="dxa"/>
            </w:tcMar>
            <w:vAlign w:val="bottom"/>
            <w:hideMark/>
          </w:tcPr>
          <w:p w14:paraId="19FDCFE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0.0374</w:t>
            </w:r>
          </w:p>
        </w:tc>
        <w:tc>
          <w:tcPr>
            <w:tcW w:w="0" w:type="auto"/>
            <w:tcBorders>
              <w:top w:val="single" w:sz="8" w:space="0" w:color="000000"/>
            </w:tcBorders>
            <w:tcMar>
              <w:top w:w="100" w:type="dxa"/>
              <w:left w:w="100" w:type="dxa"/>
              <w:bottom w:w="100" w:type="dxa"/>
              <w:right w:w="100" w:type="dxa"/>
            </w:tcMar>
            <w:vAlign w:val="bottom"/>
            <w:hideMark/>
          </w:tcPr>
          <w:p w14:paraId="391C795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tcBorders>
            <w:tcMar>
              <w:top w:w="100" w:type="dxa"/>
              <w:left w:w="100" w:type="dxa"/>
              <w:bottom w:w="100" w:type="dxa"/>
              <w:right w:w="100" w:type="dxa"/>
            </w:tcMar>
            <w:vAlign w:val="bottom"/>
            <w:hideMark/>
          </w:tcPr>
          <w:p w14:paraId="1468354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28.658</w:t>
            </w:r>
          </w:p>
        </w:tc>
        <w:tc>
          <w:tcPr>
            <w:tcW w:w="0" w:type="auto"/>
            <w:tcBorders>
              <w:top w:val="single" w:sz="8" w:space="0" w:color="000000"/>
            </w:tcBorders>
            <w:tcMar>
              <w:top w:w="100" w:type="dxa"/>
              <w:left w:w="100" w:type="dxa"/>
              <w:bottom w:w="100" w:type="dxa"/>
              <w:right w:w="100" w:type="dxa"/>
            </w:tcMar>
            <w:vAlign w:val="bottom"/>
            <w:hideMark/>
          </w:tcPr>
          <w:p w14:paraId="7CD0DED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740226E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0.035</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119BB10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78145D69"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7ADFBF7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Sector1TimeSeconds_alpha</w:t>
            </w:r>
          </w:p>
        </w:tc>
        <w:tc>
          <w:tcPr>
            <w:tcW w:w="0" w:type="auto"/>
            <w:tcBorders>
              <w:bottom w:val="single" w:sz="8" w:space="0" w:color="000000"/>
            </w:tcBorders>
            <w:tcMar>
              <w:top w:w="100" w:type="dxa"/>
              <w:left w:w="100" w:type="dxa"/>
              <w:bottom w:w="100" w:type="dxa"/>
              <w:right w:w="100" w:type="dxa"/>
            </w:tcMar>
            <w:vAlign w:val="bottom"/>
            <w:hideMark/>
          </w:tcPr>
          <w:p w14:paraId="74C234A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1.6397</w:t>
            </w:r>
          </w:p>
        </w:tc>
        <w:tc>
          <w:tcPr>
            <w:tcW w:w="0" w:type="auto"/>
            <w:tcBorders>
              <w:bottom w:val="single" w:sz="8" w:space="0" w:color="000000"/>
            </w:tcBorders>
            <w:tcMar>
              <w:top w:w="100" w:type="dxa"/>
              <w:left w:w="100" w:type="dxa"/>
              <w:bottom w:w="100" w:type="dxa"/>
              <w:right w:w="100" w:type="dxa"/>
            </w:tcMar>
            <w:vAlign w:val="bottom"/>
            <w:hideMark/>
          </w:tcPr>
          <w:p w14:paraId="596A58C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0.271</w:t>
            </w:r>
          </w:p>
        </w:tc>
        <w:tc>
          <w:tcPr>
            <w:tcW w:w="0" w:type="auto"/>
            <w:tcBorders>
              <w:bottom w:val="single" w:sz="8" w:space="0" w:color="000000"/>
            </w:tcBorders>
            <w:tcMar>
              <w:top w:w="100" w:type="dxa"/>
              <w:left w:w="100" w:type="dxa"/>
              <w:bottom w:w="100" w:type="dxa"/>
              <w:right w:w="100" w:type="dxa"/>
            </w:tcMar>
            <w:vAlign w:val="bottom"/>
            <w:hideMark/>
          </w:tcPr>
          <w:p w14:paraId="5FDBFAF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6.06</w:t>
            </w:r>
          </w:p>
        </w:tc>
        <w:tc>
          <w:tcPr>
            <w:tcW w:w="0" w:type="auto"/>
            <w:tcBorders>
              <w:bottom w:val="single" w:sz="8" w:space="0" w:color="000000"/>
            </w:tcBorders>
            <w:tcMar>
              <w:top w:w="100" w:type="dxa"/>
              <w:left w:w="100" w:type="dxa"/>
              <w:bottom w:w="100" w:type="dxa"/>
              <w:right w:w="100" w:type="dxa"/>
            </w:tcMar>
            <w:vAlign w:val="bottom"/>
            <w:hideMark/>
          </w:tcPr>
          <w:p w14:paraId="1536E20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758A887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1.109</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5EA1966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2.17</w:t>
            </w:r>
          </w:p>
        </w:tc>
      </w:tr>
      <w:tr w:rsidR="00361BA8" w:rsidRPr="008513ED" w14:paraId="212ED6D4"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40507D7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w:t>
            </w:r>
          </w:p>
        </w:tc>
        <w:tc>
          <w:tcPr>
            <w:tcW w:w="0" w:type="auto"/>
            <w:tcBorders>
              <w:top w:val="single" w:sz="8" w:space="0" w:color="000000"/>
            </w:tcBorders>
            <w:tcMar>
              <w:top w:w="100" w:type="dxa"/>
              <w:left w:w="100" w:type="dxa"/>
              <w:bottom w:w="100" w:type="dxa"/>
              <w:right w:w="100" w:type="dxa"/>
            </w:tcMar>
            <w:vAlign w:val="bottom"/>
            <w:hideMark/>
          </w:tcPr>
          <w:p w14:paraId="6AEAA6B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0.0506</w:t>
            </w:r>
          </w:p>
        </w:tc>
        <w:tc>
          <w:tcPr>
            <w:tcW w:w="0" w:type="auto"/>
            <w:tcBorders>
              <w:top w:val="single" w:sz="8" w:space="0" w:color="000000"/>
            </w:tcBorders>
            <w:tcMar>
              <w:top w:w="100" w:type="dxa"/>
              <w:left w:w="100" w:type="dxa"/>
              <w:bottom w:w="100" w:type="dxa"/>
              <w:right w:w="100" w:type="dxa"/>
            </w:tcMar>
            <w:vAlign w:val="bottom"/>
            <w:hideMark/>
          </w:tcPr>
          <w:p w14:paraId="470B45F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tcBorders>
            <w:tcMar>
              <w:top w:w="100" w:type="dxa"/>
              <w:left w:w="100" w:type="dxa"/>
              <w:bottom w:w="100" w:type="dxa"/>
              <w:right w:w="100" w:type="dxa"/>
            </w:tcMar>
            <w:vAlign w:val="bottom"/>
            <w:hideMark/>
          </w:tcPr>
          <w:p w14:paraId="16884CF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34.544</w:t>
            </w:r>
          </w:p>
        </w:tc>
        <w:tc>
          <w:tcPr>
            <w:tcW w:w="0" w:type="auto"/>
            <w:tcBorders>
              <w:top w:val="single" w:sz="8" w:space="0" w:color="000000"/>
            </w:tcBorders>
            <w:tcMar>
              <w:top w:w="100" w:type="dxa"/>
              <w:left w:w="100" w:type="dxa"/>
              <w:bottom w:w="100" w:type="dxa"/>
              <w:right w:w="100" w:type="dxa"/>
            </w:tcMar>
            <w:vAlign w:val="bottom"/>
            <w:hideMark/>
          </w:tcPr>
          <w:p w14:paraId="05FE05C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7D2FD5B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0.048</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2F27B3F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0.053</w:t>
            </w:r>
          </w:p>
        </w:tc>
      </w:tr>
      <w:tr w:rsidR="00361BA8" w:rsidRPr="008513ED" w14:paraId="40672C10"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1CF4584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Sector2TimeSeconds_alpha</w:t>
            </w:r>
          </w:p>
        </w:tc>
        <w:tc>
          <w:tcPr>
            <w:tcW w:w="0" w:type="auto"/>
            <w:tcBorders>
              <w:bottom w:val="single" w:sz="8" w:space="0" w:color="000000"/>
            </w:tcBorders>
            <w:tcMar>
              <w:top w:w="100" w:type="dxa"/>
              <w:left w:w="100" w:type="dxa"/>
              <w:bottom w:w="100" w:type="dxa"/>
              <w:right w:w="100" w:type="dxa"/>
            </w:tcMar>
            <w:vAlign w:val="bottom"/>
            <w:hideMark/>
          </w:tcPr>
          <w:p w14:paraId="64EBB71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1.123</w:t>
            </w:r>
          </w:p>
        </w:tc>
        <w:tc>
          <w:tcPr>
            <w:tcW w:w="0" w:type="auto"/>
            <w:tcBorders>
              <w:bottom w:val="single" w:sz="8" w:space="0" w:color="000000"/>
            </w:tcBorders>
            <w:tcMar>
              <w:top w:w="100" w:type="dxa"/>
              <w:left w:w="100" w:type="dxa"/>
              <w:bottom w:w="100" w:type="dxa"/>
              <w:right w:w="100" w:type="dxa"/>
            </w:tcMar>
            <w:vAlign w:val="bottom"/>
            <w:hideMark/>
          </w:tcPr>
          <w:p w14:paraId="41DCE87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w:t>
            </w:r>
          </w:p>
        </w:tc>
        <w:tc>
          <w:tcPr>
            <w:tcW w:w="0" w:type="auto"/>
            <w:tcBorders>
              <w:bottom w:val="single" w:sz="8" w:space="0" w:color="000000"/>
            </w:tcBorders>
            <w:tcMar>
              <w:top w:w="100" w:type="dxa"/>
              <w:left w:w="100" w:type="dxa"/>
              <w:bottom w:w="100" w:type="dxa"/>
              <w:right w:w="100" w:type="dxa"/>
            </w:tcMar>
            <w:vAlign w:val="bottom"/>
            <w:hideMark/>
          </w:tcPr>
          <w:p w14:paraId="52D0078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5.339</w:t>
            </w:r>
          </w:p>
        </w:tc>
        <w:tc>
          <w:tcPr>
            <w:tcW w:w="0" w:type="auto"/>
            <w:tcBorders>
              <w:bottom w:val="single" w:sz="8" w:space="0" w:color="000000"/>
            </w:tcBorders>
            <w:tcMar>
              <w:top w:w="100" w:type="dxa"/>
              <w:left w:w="100" w:type="dxa"/>
              <w:bottom w:w="100" w:type="dxa"/>
              <w:right w:w="100" w:type="dxa"/>
            </w:tcMar>
            <w:vAlign w:val="bottom"/>
            <w:hideMark/>
          </w:tcPr>
          <w:p w14:paraId="11BCE8F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1742CE7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0.711</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78F7403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1.535</w:t>
            </w:r>
          </w:p>
        </w:tc>
      </w:tr>
      <w:tr w:rsidR="00361BA8" w:rsidRPr="008513ED" w14:paraId="4E47A27C"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5112309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lastRenderedPageBreak/>
              <w:t>Sector3TimeSeconds</w:t>
            </w:r>
          </w:p>
        </w:tc>
        <w:tc>
          <w:tcPr>
            <w:tcW w:w="0" w:type="auto"/>
            <w:tcBorders>
              <w:top w:val="single" w:sz="8" w:space="0" w:color="000000"/>
            </w:tcBorders>
            <w:tcMar>
              <w:top w:w="100" w:type="dxa"/>
              <w:left w:w="100" w:type="dxa"/>
              <w:bottom w:w="100" w:type="dxa"/>
              <w:right w:w="100" w:type="dxa"/>
            </w:tcMar>
            <w:vAlign w:val="bottom"/>
            <w:hideMark/>
          </w:tcPr>
          <w:p w14:paraId="41DDDA7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0.0374</w:t>
            </w:r>
          </w:p>
        </w:tc>
        <w:tc>
          <w:tcPr>
            <w:tcW w:w="0" w:type="auto"/>
            <w:tcBorders>
              <w:top w:val="single" w:sz="8" w:space="0" w:color="000000"/>
            </w:tcBorders>
            <w:tcMar>
              <w:top w:w="100" w:type="dxa"/>
              <w:left w:w="100" w:type="dxa"/>
              <w:bottom w:w="100" w:type="dxa"/>
              <w:right w:w="100" w:type="dxa"/>
            </w:tcMar>
            <w:vAlign w:val="bottom"/>
            <w:hideMark/>
          </w:tcPr>
          <w:p w14:paraId="7713762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tcBorders>
            <w:tcMar>
              <w:top w:w="100" w:type="dxa"/>
              <w:left w:w="100" w:type="dxa"/>
              <w:bottom w:w="100" w:type="dxa"/>
              <w:right w:w="100" w:type="dxa"/>
            </w:tcMar>
            <w:vAlign w:val="bottom"/>
            <w:hideMark/>
          </w:tcPr>
          <w:p w14:paraId="40A97FD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30.331</w:t>
            </w:r>
          </w:p>
        </w:tc>
        <w:tc>
          <w:tcPr>
            <w:tcW w:w="0" w:type="auto"/>
            <w:tcBorders>
              <w:top w:val="single" w:sz="8" w:space="0" w:color="000000"/>
            </w:tcBorders>
            <w:tcMar>
              <w:top w:w="100" w:type="dxa"/>
              <w:left w:w="100" w:type="dxa"/>
              <w:bottom w:w="100" w:type="dxa"/>
              <w:right w:w="100" w:type="dxa"/>
            </w:tcMar>
            <w:vAlign w:val="bottom"/>
            <w:hideMark/>
          </w:tcPr>
          <w:p w14:paraId="419AB06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666F247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0.035</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50D674B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57FECB42"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2D31566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Sector3TimeSeconds_alpha</w:t>
            </w:r>
          </w:p>
        </w:tc>
        <w:tc>
          <w:tcPr>
            <w:tcW w:w="0" w:type="auto"/>
            <w:tcBorders>
              <w:bottom w:val="single" w:sz="8" w:space="0" w:color="000000"/>
            </w:tcBorders>
            <w:tcMar>
              <w:top w:w="100" w:type="dxa"/>
              <w:left w:w="100" w:type="dxa"/>
              <w:bottom w:w="100" w:type="dxa"/>
              <w:right w:w="100" w:type="dxa"/>
            </w:tcMar>
            <w:vAlign w:val="bottom"/>
            <w:hideMark/>
          </w:tcPr>
          <w:p w14:paraId="58CB66D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1.4451</w:t>
            </w:r>
          </w:p>
        </w:tc>
        <w:tc>
          <w:tcPr>
            <w:tcW w:w="0" w:type="auto"/>
            <w:tcBorders>
              <w:bottom w:val="single" w:sz="8" w:space="0" w:color="000000"/>
            </w:tcBorders>
            <w:tcMar>
              <w:top w:w="100" w:type="dxa"/>
              <w:left w:w="100" w:type="dxa"/>
              <w:bottom w:w="100" w:type="dxa"/>
              <w:right w:w="100" w:type="dxa"/>
            </w:tcMar>
            <w:vAlign w:val="bottom"/>
            <w:hideMark/>
          </w:tcPr>
          <w:p w14:paraId="0E35D26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0.255</w:t>
            </w:r>
          </w:p>
        </w:tc>
        <w:tc>
          <w:tcPr>
            <w:tcW w:w="0" w:type="auto"/>
            <w:tcBorders>
              <w:bottom w:val="single" w:sz="8" w:space="0" w:color="000000"/>
            </w:tcBorders>
            <w:tcMar>
              <w:top w:w="100" w:type="dxa"/>
              <w:left w:w="100" w:type="dxa"/>
              <w:bottom w:w="100" w:type="dxa"/>
              <w:right w:w="100" w:type="dxa"/>
            </w:tcMar>
            <w:vAlign w:val="bottom"/>
            <w:hideMark/>
          </w:tcPr>
          <w:p w14:paraId="41D664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5.665</w:t>
            </w:r>
          </w:p>
        </w:tc>
        <w:tc>
          <w:tcPr>
            <w:tcW w:w="0" w:type="auto"/>
            <w:tcBorders>
              <w:bottom w:val="single" w:sz="8" w:space="0" w:color="000000"/>
            </w:tcBorders>
            <w:tcMar>
              <w:top w:w="100" w:type="dxa"/>
              <w:left w:w="100" w:type="dxa"/>
              <w:bottom w:w="100" w:type="dxa"/>
              <w:right w:w="100" w:type="dxa"/>
            </w:tcMar>
            <w:vAlign w:val="bottom"/>
            <w:hideMark/>
          </w:tcPr>
          <w:p w14:paraId="58DB937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7AB42E5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0.945</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6D61B2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1.945</w:t>
            </w:r>
          </w:p>
        </w:tc>
      </w:tr>
      <w:tr w:rsidR="00361BA8" w:rsidRPr="008513ED" w14:paraId="58377850"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64C896BD"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DriverCat</w:t>
            </w:r>
            <w:proofErr w:type="spellEnd"/>
          </w:p>
        </w:tc>
        <w:tc>
          <w:tcPr>
            <w:tcW w:w="0" w:type="auto"/>
            <w:tcBorders>
              <w:top w:val="single" w:sz="8" w:space="0" w:color="000000"/>
            </w:tcBorders>
            <w:tcMar>
              <w:top w:w="100" w:type="dxa"/>
              <w:left w:w="100" w:type="dxa"/>
              <w:bottom w:w="100" w:type="dxa"/>
              <w:right w:w="100" w:type="dxa"/>
            </w:tcMar>
            <w:vAlign w:val="bottom"/>
            <w:hideMark/>
          </w:tcPr>
          <w:p w14:paraId="7E4BC2D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0.1984</w:t>
            </w:r>
          </w:p>
        </w:tc>
        <w:tc>
          <w:tcPr>
            <w:tcW w:w="0" w:type="auto"/>
            <w:tcBorders>
              <w:top w:val="single" w:sz="8" w:space="0" w:color="000000"/>
            </w:tcBorders>
            <w:tcMar>
              <w:top w:w="100" w:type="dxa"/>
              <w:left w:w="100" w:type="dxa"/>
              <w:bottom w:w="100" w:type="dxa"/>
              <w:right w:w="100" w:type="dxa"/>
            </w:tcMar>
            <w:vAlign w:val="bottom"/>
            <w:hideMark/>
          </w:tcPr>
          <w:p w14:paraId="3B7EF82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0.008</w:t>
            </w:r>
          </w:p>
        </w:tc>
        <w:tc>
          <w:tcPr>
            <w:tcW w:w="0" w:type="auto"/>
            <w:tcBorders>
              <w:top w:val="single" w:sz="8" w:space="0" w:color="000000"/>
            </w:tcBorders>
            <w:tcMar>
              <w:top w:w="100" w:type="dxa"/>
              <w:left w:w="100" w:type="dxa"/>
              <w:bottom w:w="100" w:type="dxa"/>
              <w:right w:w="100" w:type="dxa"/>
            </w:tcMar>
            <w:vAlign w:val="bottom"/>
            <w:hideMark/>
          </w:tcPr>
          <w:p w14:paraId="110259E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25.492</w:t>
            </w:r>
          </w:p>
        </w:tc>
        <w:tc>
          <w:tcPr>
            <w:tcW w:w="0" w:type="auto"/>
            <w:tcBorders>
              <w:top w:val="single" w:sz="8" w:space="0" w:color="000000"/>
            </w:tcBorders>
            <w:tcMar>
              <w:top w:w="100" w:type="dxa"/>
              <w:left w:w="100" w:type="dxa"/>
              <w:bottom w:w="100" w:type="dxa"/>
              <w:right w:w="100" w:type="dxa"/>
            </w:tcMar>
            <w:vAlign w:val="bottom"/>
            <w:hideMark/>
          </w:tcPr>
          <w:p w14:paraId="224041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162BD60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0.183</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2ABE0E4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0.214</w:t>
            </w:r>
          </w:p>
        </w:tc>
      </w:tr>
      <w:tr w:rsidR="00361BA8" w:rsidRPr="008513ED" w14:paraId="59C3EC47"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630F74D2"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DriverCat_alpha</w:t>
            </w:r>
            <w:proofErr w:type="spellEnd"/>
          </w:p>
        </w:tc>
        <w:tc>
          <w:tcPr>
            <w:tcW w:w="0" w:type="auto"/>
            <w:tcBorders>
              <w:bottom w:val="single" w:sz="8" w:space="0" w:color="000000"/>
            </w:tcBorders>
            <w:tcMar>
              <w:top w:w="100" w:type="dxa"/>
              <w:left w:w="100" w:type="dxa"/>
              <w:bottom w:w="100" w:type="dxa"/>
              <w:right w:w="100" w:type="dxa"/>
            </w:tcMar>
            <w:vAlign w:val="bottom"/>
            <w:hideMark/>
          </w:tcPr>
          <w:p w14:paraId="63017B5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1.8954</w:t>
            </w:r>
          </w:p>
        </w:tc>
        <w:tc>
          <w:tcPr>
            <w:tcW w:w="0" w:type="auto"/>
            <w:tcBorders>
              <w:bottom w:val="single" w:sz="8" w:space="0" w:color="000000"/>
            </w:tcBorders>
            <w:tcMar>
              <w:top w:w="100" w:type="dxa"/>
              <w:left w:w="100" w:type="dxa"/>
              <w:bottom w:w="100" w:type="dxa"/>
              <w:right w:w="100" w:type="dxa"/>
            </w:tcMar>
            <w:vAlign w:val="bottom"/>
            <w:hideMark/>
          </w:tcPr>
          <w:p w14:paraId="4AE6D89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0.291</w:t>
            </w:r>
          </w:p>
        </w:tc>
        <w:tc>
          <w:tcPr>
            <w:tcW w:w="0" w:type="auto"/>
            <w:tcBorders>
              <w:bottom w:val="single" w:sz="8" w:space="0" w:color="000000"/>
            </w:tcBorders>
            <w:tcMar>
              <w:top w:w="100" w:type="dxa"/>
              <w:left w:w="100" w:type="dxa"/>
              <w:bottom w:w="100" w:type="dxa"/>
              <w:right w:w="100" w:type="dxa"/>
            </w:tcMar>
            <w:vAlign w:val="bottom"/>
            <w:hideMark/>
          </w:tcPr>
          <w:p w14:paraId="15109E2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6.504</w:t>
            </w:r>
          </w:p>
        </w:tc>
        <w:tc>
          <w:tcPr>
            <w:tcW w:w="0" w:type="auto"/>
            <w:tcBorders>
              <w:bottom w:val="single" w:sz="8" w:space="0" w:color="000000"/>
            </w:tcBorders>
            <w:tcMar>
              <w:top w:w="100" w:type="dxa"/>
              <w:left w:w="100" w:type="dxa"/>
              <w:bottom w:w="100" w:type="dxa"/>
              <w:right w:w="100" w:type="dxa"/>
            </w:tcMar>
            <w:vAlign w:val="bottom"/>
            <w:hideMark/>
          </w:tcPr>
          <w:p w14:paraId="398F407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47A7EA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1.324</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0FDAD90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2.467</w:t>
            </w:r>
          </w:p>
        </w:tc>
      </w:tr>
      <w:tr w:rsidR="00361BA8" w:rsidRPr="008513ED" w14:paraId="58F03F52"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4C4C55BB"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DriverNumberCat</w:t>
            </w:r>
            <w:proofErr w:type="spellEnd"/>
          </w:p>
        </w:tc>
        <w:tc>
          <w:tcPr>
            <w:tcW w:w="0" w:type="auto"/>
            <w:tcBorders>
              <w:top w:val="single" w:sz="8" w:space="0" w:color="000000"/>
            </w:tcBorders>
            <w:tcMar>
              <w:top w:w="100" w:type="dxa"/>
              <w:left w:w="100" w:type="dxa"/>
              <w:bottom w:w="100" w:type="dxa"/>
              <w:right w:w="100" w:type="dxa"/>
            </w:tcMar>
            <w:vAlign w:val="bottom"/>
            <w:hideMark/>
          </w:tcPr>
          <w:p w14:paraId="2781BD0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0.2015</w:t>
            </w:r>
          </w:p>
        </w:tc>
        <w:tc>
          <w:tcPr>
            <w:tcW w:w="0" w:type="auto"/>
            <w:tcBorders>
              <w:top w:val="single" w:sz="8" w:space="0" w:color="000000"/>
            </w:tcBorders>
            <w:tcMar>
              <w:top w:w="100" w:type="dxa"/>
              <w:left w:w="100" w:type="dxa"/>
              <w:bottom w:w="100" w:type="dxa"/>
              <w:right w:w="100" w:type="dxa"/>
            </w:tcMar>
            <w:vAlign w:val="bottom"/>
            <w:hideMark/>
          </w:tcPr>
          <w:p w14:paraId="373D841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0.008</w:t>
            </w:r>
          </w:p>
        </w:tc>
        <w:tc>
          <w:tcPr>
            <w:tcW w:w="0" w:type="auto"/>
            <w:tcBorders>
              <w:top w:val="single" w:sz="8" w:space="0" w:color="000000"/>
            </w:tcBorders>
            <w:tcMar>
              <w:top w:w="100" w:type="dxa"/>
              <w:left w:w="100" w:type="dxa"/>
              <w:bottom w:w="100" w:type="dxa"/>
              <w:right w:w="100" w:type="dxa"/>
            </w:tcMar>
            <w:vAlign w:val="bottom"/>
            <w:hideMark/>
          </w:tcPr>
          <w:p w14:paraId="4E0067C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24.005</w:t>
            </w:r>
          </w:p>
        </w:tc>
        <w:tc>
          <w:tcPr>
            <w:tcW w:w="0" w:type="auto"/>
            <w:tcBorders>
              <w:top w:val="single" w:sz="8" w:space="0" w:color="000000"/>
            </w:tcBorders>
            <w:tcMar>
              <w:top w:w="100" w:type="dxa"/>
              <w:left w:w="100" w:type="dxa"/>
              <w:bottom w:w="100" w:type="dxa"/>
              <w:right w:w="100" w:type="dxa"/>
            </w:tcMar>
            <w:vAlign w:val="bottom"/>
            <w:hideMark/>
          </w:tcPr>
          <w:p w14:paraId="009B055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562849E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0.185</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62A7C2F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0.218</w:t>
            </w:r>
          </w:p>
        </w:tc>
      </w:tr>
      <w:tr w:rsidR="00361BA8" w:rsidRPr="008513ED" w14:paraId="489A73EE"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13BA1DB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DriverNumberCat_alpha</w:t>
            </w:r>
            <w:proofErr w:type="spellEnd"/>
          </w:p>
        </w:tc>
        <w:tc>
          <w:tcPr>
            <w:tcW w:w="0" w:type="auto"/>
            <w:tcBorders>
              <w:bottom w:val="single" w:sz="8" w:space="0" w:color="000000"/>
            </w:tcBorders>
            <w:tcMar>
              <w:top w:w="100" w:type="dxa"/>
              <w:left w:w="100" w:type="dxa"/>
              <w:bottom w:w="100" w:type="dxa"/>
              <w:right w:w="100" w:type="dxa"/>
            </w:tcMar>
            <w:vAlign w:val="bottom"/>
            <w:hideMark/>
          </w:tcPr>
          <w:p w14:paraId="6612785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2.0324</w:t>
            </w:r>
          </w:p>
        </w:tc>
        <w:tc>
          <w:tcPr>
            <w:tcW w:w="0" w:type="auto"/>
            <w:tcBorders>
              <w:bottom w:val="single" w:sz="8" w:space="0" w:color="000000"/>
            </w:tcBorders>
            <w:tcMar>
              <w:top w:w="100" w:type="dxa"/>
              <w:left w:w="100" w:type="dxa"/>
              <w:bottom w:w="100" w:type="dxa"/>
              <w:right w:w="100" w:type="dxa"/>
            </w:tcMar>
            <w:vAlign w:val="bottom"/>
            <w:hideMark/>
          </w:tcPr>
          <w:p w14:paraId="6D9F049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0.312</w:t>
            </w:r>
          </w:p>
        </w:tc>
        <w:tc>
          <w:tcPr>
            <w:tcW w:w="0" w:type="auto"/>
            <w:tcBorders>
              <w:bottom w:val="single" w:sz="8" w:space="0" w:color="000000"/>
            </w:tcBorders>
            <w:tcMar>
              <w:top w:w="100" w:type="dxa"/>
              <w:left w:w="100" w:type="dxa"/>
              <w:bottom w:w="100" w:type="dxa"/>
              <w:right w:w="100" w:type="dxa"/>
            </w:tcMar>
            <w:vAlign w:val="bottom"/>
            <w:hideMark/>
          </w:tcPr>
          <w:p w14:paraId="0880A33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6.513</w:t>
            </w:r>
          </w:p>
        </w:tc>
        <w:tc>
          <w:tcPr>
            <w:tcW w:w="0" w:type="auto"/>
            <w:tcBorders>
              <w:bottom w:val="single" w:sz="8" w:space="0" w:color="000000"/>
            </w:tcBorders>
            <w:tcMar>
              <w:top w:w="100" w:type="dxa"/>
              <w:left w:w="100" w:type="dxa"/>
              <w:bottom w:w="100" w:type="dxa"/>
              <w:right w:w="100" w:type="dxa"/>
            </w:tcMar>
            <w:vAlign w:val="bottom"/>
            <w:hideMark/>
          </w:tcPr>
          <w:p w14:paraId="4A019CC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3AE8D33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1.421</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10FCAD8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2.644</w:t>
            </w:r>
          </w:p>
        </w:tc>
      </w:tr>
      <w:tr w:rsidR="00361BA8" w:rsidRPr="008513ED" w14:paraId="3ED8221F"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685E4168"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TeamCat</w:t>
            </w:r>
            <w:proofErr w:type="spellEnd"/>
          </w:p>
        </w:tc>
        <w:tc>
          <w:tcPr>
            <w:tcW w:w="0" w:type="auto"/>
            <w:tcBorders>
              <w:top w:val="single" w:sz="8" w:space="0" w:color="000000"/>
            </w:tcBorders>
            <w:tcMar>
              <w:top w:w="100" w:type="dxa"/>
              <w:left w:w="100" w:type="dxa"/>
              <w:bottom w:w="100" w:type="dxa"/>
              <w:right w:w="100" w:type="dxa"/>
            </w:tcMar>
            <w:vAlign w:val="bottom"/>
            <w:hideMark/>
          </w:tcPr>
          <w:p w14:paraId="03002BB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0.3762</w:t>
            </w:r>
          </w:p>
        </w:tc>
        <w:tc>
          <w:tcPr>
            <w:tcW w:w="0" w:type="auto"/>
            <w:tcBorders>
              <w:top w:val="single" w:sz="8" w:space="0" w:color="000000"/>
            </w:tcBorders>
            <w:tcMar>
              <w:top w:w="100" w:type="dxa"/>
              <w:left w:w="100" w:type="dxa"/>
              <w:bottom w:w="100" w:type="dxa"/>
              <w:right w:w="100" w:type="dxa"/>
            </w:tcMar>
            <w:vAlign w:val="bottom"/>
            <w:hideMark/>
          </w:tcPr>
          <w:p w14:paraId="3899EBC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0.017</w:t>
            </w:r>
          </w:p>
        </w:tc>
        <w:tc>
          <w:tcPr>
            <w:tcW w:w="0" w:type="auto"/>
            <w:tcBorders>
              <w:top w:val="single" w:sz="8" w:space="0" w:color="000000"/>
            </w:tcBorders>
            <w:tcMar>
              <w:top w:w="100" w:type="dxa"/>
              <w:left w:w="100" w:type="dxa"/>
              <w:bottom w:w="100" w:type="dxa"/>
              <w:right w:w="100" w:type="dxa"/>
            </w:tcMar>
            <w:vAlign w:val="bottom"/>
            <w:hideMark/>
          </w:tcPr>
          <w:p w14:paraId="03F6815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21.984</w:t>
            </w:r>
          </w:p>
        </w:tc>
        <w:tc>
          <w:tcPr>
            <w:tcW w:w="0" w:type="auto"/>
            <w:tcBorders>
              <w:top w:val="single" w:sz="8" w:space="0" w:color="000000"/>
            </w:tcBorders>
            <w:tcMar>
              <w:top w:w="100" w:type="dxa"/>
              <w:left w:w="100" w:type="dxa"/>
              <w:bottom w:w="100" w:type="dxa"/>
              <w:right w:w="100" w:type="dxa"/>
            </w:tcMar>
            <w:vAlign w:val="bottom"/>
            <w:hideMark/>
          </w:tcPr>
          <w:p w14:paraId="22CCCDD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26022FF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0.343</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3CF5DAD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0.41</w:t>
            </w:r>
          </w:p>
        </w:tc>
      </w:tr>
      <w:tr w:rsidR="00361BA8" w:rsidRPr="008513ED" w14:paraId="1784959F"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04A1E0D3"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TeamCat_alpha</w:t>
            </w:r>
            <w:proofErr w:type="spellEnd"/>
          </w:p>
        </w:tc>
        <w:tc>
          <w:tcPr>
            <w:tcW w:w="0" w:type="auto"/>
            <w:tcBorders>
              <w:bottom w:val="single" w:sz="8" w:space="0" w:color="000000"/>
            </w:tcBorders>
            <w:tcMar>
              <w:top w:w="100" w:type="dxa"/>
              <w:left w:w="100" w:type="dxa"/>
              <w:bottom w:w="100" w:type="dxa"/>
              <w:right w:w="100" w:type="dxa"/>
            </w:tcMar>
            <w:vAlign w:val="bottom"/>
            <w:hideMark/>
          </w:tcPr>
          <w:p w14:paraId="513A9EC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2.2141</w:t>
            </w:r>
          </w:p>
        </w:tc>
        <w:tc>
          <w:tcPr>
            <w:tcW w:w="0" w:type="auto"/>
            <w:tcBorders>
              <w:bottom w:val="single" w:sz="8" w:space="0" w:color="000000"/>
            </w:tcBorders>
            <w:tcMar>
              <w:top w:w="100" w:type="dxa"/>
              <w:left w:w="100" w:type="dxa"/>
              <w:bottom w:w="100" w:type="dxa"/>
              <w:right w:w="100" w:type="dxa"/>
            </w:tcMar>
            <w:vAlign w:val="bottom"/>
            <w:hideMark/>
          </w:tcPr>
          <w:p w14:paraId="50EACF0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0.334</w:t>
            </w:r>
          </w:p>
        </w:tc>
        <w:tc>
          <w:tcPr>
            <w:tcW w:w="0" w:type="auto"/>
            <w:tcBorders>
              <w:bottom w:val="single" w:sz="8" w:space="0" w:color="000000"/>
            </w:tcBorders>
            <w:tcMar>
              <w:top w:w="100" w:type="dxa"/>
              <w:left w:w="100" w:type="dxa"/>
              <w:bottom w:w="100" w:type="dxa"/>
              <w:right w:w="100" w:type="dxa"/>
            </w:tcMar>
            <w:vAlign w:val="bottom"/>
            <w:hideMark/>
          </w:tcPr>
          <w:p w14:paraId="5B150DF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6.636</w:t>
            </w:r>
          </w:p>
        </w:tc>
        <w:tc>
          <w:tcPr>
            <w:tcW w:w="0" w:type="auto"/>
            <w:tcBorders>
              <w:bottom w:val="single" w:sz="8" w:space="0" w:color="000000"/>
            </w:tcBorders>
            <w:tcMar>
              <w:top w:w="100" w:type="dxa"/>
              <w:left w:w="100" w:type="dxa"/>
              <w:bottom w:w="100" w:type="dxa"/>
              <w:right w:w="100" w:type="dxa"/>
            </w:tcMar>
            <w:vAlign w:val="bottom"/>
            <w:hideMark/>
          </w:tcPr>
          <w:p w14:paraId="51C6A9E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4D71F57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1.56</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27E1ABB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2.868</w:t>
            </w:r>
          </w:p>
        </w:tc>
      </w:tr>
      <w:tr w:rsidR="00361BA8" w:rsidRPr="008513ED" w14:paraId="2006656A"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546CB2F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FreshTyreFalse</w:t>
            </w:r>
            <w:proofErr w:type="spellEnd"/>
          </w:p>
        </w:tc>
        <w:tc>
          <w:tcPr>
            <w:tcW w:w="0" w:type="auto"/>
            <w:tcBorders>
              <w:top w:val="single" w:sz="8" w:space="0" w:color="000000"/>
            </w:tcBorders>
            <w:tcMar>
              <w:top w:w="100" w:type="dxa"/>
              <w:left w:w="100" w:type="dxa"/>
              <w:bottom w:w="100" w:type="dxa"/>
              <w:right w:w="100" w:type="dxa"/>
            </w:tcMar>
            <w:vAlign w:val="bottom"/>
            <w:hideMark/>
          </w:tcPr>
          <w:p w14:paraId="691A0B5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2.7766</w:t>
            </w:r>
          </w:p>
        </w:tc>
        <w:tc>
          <w:tcPr>
            <w:tcW w:w="0" w:type="auto"/>
            <w:tcBorders>
              <w:top w:val="single" w:sz="8" w:space="0" w:color="000000"/>
            </w:tcBorders>
            <w:tcMar>
              <w:top w:w="100" w:type="dxa"/>
              <w:left w:w="100" w:type="dxa"/>
              <w:bottom w:w="100" w:type="dxa"/>
              <w:right w:w="100" w:type="dxa"/>
            </w:tcMar>
            <w:vAlign w:val="bottom"/>
            <w:hideMark/>
          </w:tcPr>
          <w:p w14:paraId="2731D42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0.073</w:t>
            </w:r>
          </w:p>
        </w:tc>
        <w:tc>
          <w:tcPr>
            <w:tcW w:w="0" w:type="auto"/>
            <w:tcBorders>
              <w:top w:val="single" w:sz="8" w:space="0" w:color="000000"/>
            </w:tcBorders>
            <w:tcMar>
              <w:top w:w="100" w:type="dxa"/>
              <w:left w:w="100" w:type="dxa"/>
              <w:bottom w:w="100" w:type="dxa"/>
              <w:right w:w="100" w:type="dxa"/>
            </w:tcMar>
            <w:vAlign w:val="bottom"/>
            <w:hideMark/>
          </w:tcPr>
          <w:p w14:paraId="3DA3F9C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38.12</w:t>
            </w:r>
          </w:p>
        </w:tc>
        <w:tc>
          <w:tcPr>
            <w:tcW w:w="0" w:type="auto"/>
            <w:tcBorders>
              <w:top w:val="single" w:sz="8" w:space="0" w:color="000000"/>
            </w:tcBorders>
            <w:tcMar>
              <w:top w:w="100" w:type="dxa"/>
              <w:left w:w="100" w:type="dxa"/>
              <w:bottom w:w="100" w:type="dxa"/>
              <w:right w:w="100" w:type="dxa"/>
            </w:tcMar>
            <w:vAlign w:val="bottom"/>
            <w:hideMark/>
          </w:tcPr>
          <w:p w14:paraId="56B2814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1915E11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2.634</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77695C4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2.919</w:t>
            </w:r>
          </w:p>
        </w:tc>
      </w:tr>
      <w:tr w:rsidR="00361BA8" w:rsidRPr="008513ED" w14:paraId="72AD38CE" w14:textId="77777777" w:rsidTr="00063499">
        <w:trPr>
          <w:trHeight w:val="470"/>
          <w:jc w:val="center"/>
        </w:trPr>
        <w:tc>
          <w:tcPr>
            <w:tcW w:w="0" w:type="auto"/>
            <w:tcBorders>
              <w:left w:val="single" w:sz="8" w:space="0" w:color="000000"/>
            </w:tcBorders>
            <w:tcMar>
              <w:top w:w="100" w:type="dxa"/>
              <w:left w:w="100" w:type="dxa"/>
              <w:bottom w:w="100" w:type="dxa"/>
              <w:right w:w="100" w:type="dxa"/>
            </w:tcMar>
            <w:vAlign w:val="bottom"/>
            <w:hideMark/>
          </w:tcPr>
          <w:p w14:paraId="306D67F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FreshTyreTrue</w:t>
            </w:r>
            <w:proofErr w:type="spellEnd"/>
          </w:p>
        </w:tc>
        <w:tc>
          <w:tcPr>
            <w:tcW w:w="0" w:type="auto"/>
            <w:tcMar>
              <w:top w:w="100" w:type="dxa"/>
              <w:left w:w="100" w:type="dxa"/>
              <w:bottom w:w="100" w:type="dxa"/>
              <w:right w:w="100" w:type="dxa"/>
            </w:tcMar>
            <w:vAlign w:val="bottom"/>
            <w:hideMark/>
          </w:tcPr>
          <w:p w14:paraId="7039CA5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2.6103</w:t>
            </w:r>
          </w:p>
        </w:tc>
        <w:tc>
          <w:tcPr>
            <w:tcW w:w="0" w:type="auto"/>
            <w:tcMar>
              <w:top w:w="100" w:type="dxa"/>
              <w:left w:w="100" w:type="dxa"/>
              <w:bottom w:w="100" w:type="dxa"/>
              <w:right w:w="100" w:type="dxa"/>
            </w:tcMar>
            <w:vAlign w:val="bottom"/>
            <w:hideMark/>
          </w:tcPr>
          <w:p w14:paraId="7413549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0.079</w:t>
            </w:r>
          </w:p>
        </w:tc>
        <w:tc>
          <w:tcPr>
            <w:tcW w:w="0" w:type="auto"/>
            <w:tcMar>
              <w:top w:w="100" w:type="dxa"/>
              <w:left w:w="100" w:type="dxa"/>
              <w:bottom w:w="100" w:type="dxa"/>
              <w:right w:w="100" w:type="dxa"/>
            </w:tcMar>
            <w:vAlign w:val="bottom"/>
            <w:hideMark/>
          </w:tcPr>
          <w:p w14:paraId="24A257D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33.005</w:t>
            </w:r>
          </w:p>
        </w:tc>
        <w:tc>
          <w:tcPr>
            <w:tcW w:w="0" w:type="auto"/>
            <w:tcMar>
              <w:top w:w="100" w:type="dxa"/>
              <w:left w:w="100" w:type="dxa"/>
              <w:bottom w:w="100" w:type="dxa"/>
              <w:right w:w="100" w:type="dxa"/>
            </w:tcMar>
            <w:vAlign w:val="bottom"/>
            <w:hideMark/>
          </w:tcPr>
          <w:p w14:paraId="030FB0B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Mar>
              <w:top w:w="100" w:type="dxa"/>
              <w:left w:w="100" w:type="dxa"/>
              <w:bottom w:w="100" w:type="dxa"/>
              <w:right w:w="100" w:type="dxa"/>
            </w:tcMar>
            <w:vAlign w:val="bottom"/>
            <w:hideMark/>
          </w:tcPr>
          <w:p w14:paraId="0BFC04E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2.455</w:t>
            </w:r>
          </w:p>
        </w:tc>
        <w:tc>
          <w:tcPr>
            <w:tcW w:w="0" w:type="auto"/>
            <w:tcBorders>
              <w:right w:val="single" w:sz="8" w:space="0" w:color="000000"/>
            </w:tcBorders>
            <w:tcMar>
              <w:top w:w="100" w:type="dxa"/>
              <w:left w:w="100" w:type="dxa"/>
              <w:bottom w:w="100" w:type="dxa"/>
              <w:right w:w="100" w:type="dxa"/>
            </w:tcMar>
            <w:vAlign w:val="bottom"/>
            <w:hideMark/>
          </w:tcPr>
          <w:p w14:paraId="5E54B4E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2.765</w:t>
            </w:r>
          </w:p>
        </w:tc>
      </w:tr>
      <w:tr w:rsidR="00361BA8" w:rsidRPr="008513ED" w14:paraId="36864FBF"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7A693683"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FreshTyre_alpha</w:t>
            </w:r>
            <w:proofErr w:type="spellEnd"/>
          </w:p>
        </w:tc>
        <w:tc>
          <w:tcPr>
            <w:tcW w:w="0" w:type="auto"/>
            <w:tcBorders>
              <w:bottom w:val="single" w:sz="8" w:space="0" w:color="000000"/>
            </w:tcBorders>
            <w:tcMar>
              <w:top w:w="100" w:type="dxa"/>
              <w:left w:w="100" w:type="dxa"/>
              <w:bottom w:w="100" w:type="dxa"/>
              <w:right w:w="100" w:type="dxa"/>
            </w:tcMar>
            <w:vAlign w:val="bottom"/>
            <w:hideMark/>
          </w:tcPr>
          <w:p w14:paraId="315D2D3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0.4366</w:t>
            </w:r>
          </w:p>
        </w:tc>
        <w:tc>
          <w:tcPr>
            <w:tcW w:w="0" w:type="auto"/>
            <w:tcBorders>
              <w:bottom w:val="single" w:sz="8" w:space="0" w:color="000000"/>
            </w:tcBorders>
            <w:tcMar>
              <w:top w:w="100" w:type="dxa"/>
              <w:left w:w="100" w:type="dxa"/>
              <w:bottom w:w="100" w:type="dxa"/>
              <w:right w:w="100" w:type="dxa"/>
            </w:tcMar>
            <w:vAlign w:val="bottom"/>
            <w:hideMark/>
          </w:tcPr>
          <w:p w14:paraId="5E9C409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0.137</w:t>
            </w:r>
          </w:p>
        </w:tc>
        <w:tc>
          <w:tcPr>
            <w:tcW w:w="0" w:type="auto"/>
            <w:tcBorders>
              <w:bottom w:val="single" w:sz="8" w:space="0" w:color="000000"/>
            </w:tcBorders>
            <w:tcMar>
              <w:top w:w="100" w:type="dxa"/>
              <w:left w:w="100" w:type="dxa"/>
              <w:bottom w:w="100" w:type="dxa"/>
              <w:right w:w="100" w:type="dxa"/>
            </w:tcMar>
            <w:vAlign w:val="bottom"/>
            <w:hideMark/>
          </w:tcPr>
          <w:p w14:paraId="2B65CD4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3.191</w:t>
            </w:r>
          </w:p>
        </w:tc>
        <w:tc>
          <w:tcPr>
            <w:tcW w:w="0" w:type="auto"/>
            <w:tcBorders>
              <w:bottom w:val="single" w:sz="8" w:space="0" w:color="000000"/>
            </w:tcBorders>
            <w:tcMar>
              <w:top w:w="100" w:type="dxa"/>
              <w:left w:w="100" w:type="dxa"/>
              <w:bottom w:w="100" w:type="dxa"/>
              <w:right w:w="100" w:type="dxa"/>
            </w:tcMar>
            <w:vAlign w:val="bottom"/>
            <w:hideMark/>
          </w:tcPr>
          <w:p w14:paraId="7B7FCA2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bottom w:val="single" w:sz="8" w:space="0" w:color="000000"/>
            </w:tcBorders>
            <w:tcMar>
              <w:top w:w="100" w:type="dxa"/>
              <w:left w:w="100" w:type="dxa"/>
              <w:bottom w:w="100" w:type="dxa"/>
              <w:right w:w="100" w:type="dxa"/>
            </w:tcMar>
            <w:vAlign w:val="bottom"/>
            <w:hideMark/>
          </w:tcPr>
          <w:p w14:paraId="707BBD1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0.168</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56131E8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0.705</w:t>
            </w:r>
          </w:p>
        </w:tc>
      </w:tr>
    </w:tbl>
    <w:p w14:paraId="59AE2927"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096DA40C" w14:textId="58C49E3E" w:rsidR="008513ED" w:rsidRPr="008513ED" w:rsidRDefault="008513ED" w:rsidP="008513ED">
      <w:pPr>
        <w:spacing w:before="240" w:after="24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Famoye’s</w:t>
      </w:r>
      <w:proofErr w:type="spellEnd"/>
      <w:r w:rsidRPr="008513ED">
        <w:rPr>
          <w:rFonts w:ascii="Times New Roman" w:eastAsia="Times New Roman" w:hAnsi="Times New Roman" w:cs="Times New Roman"/>
        </w:rPr>
        <w:t xml:space="preserve">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did not provide any results, only errors.</w:t>
      </w:r>
    </w:p>
    <w:p w14:paraId="4E3B22E5"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The next step was a Negative Binomial. Results here:</w:t>
      </w:r>
    </w:p>
    <w:tbl>
      <w:tblPr>
        <w:tblW w:w="0" w:type="auto"/>
        <w:jc w:val="center"/>
        <w:tblCellMar>
          <w:top w:w="15" w:type="dxa"/>
          <w:left w:w="15" w:type="dxa"/>
          <w:bottom w:w="15" w:type="dxa"/>
          <w:right w:w="15" w:type="dxa"/>
        </w:tblCellMar>
        <w:tblLook w:val="04A0" w:firstRow="1" w:lastRow="0" w:firstColumn="1" w:lastColumn="0" w:noHBand="0" w:noVBand="1"/>
      </w:tblPr>
      <w:tblGrid>
        <w:gridCol w:w="2033"/>
        <w:gridCol w:w="1086"/>
        <w:gridCol w:w="1013"/>
        <w:gridCol w:w="769"/>
        <w:gridCol w:w="695"/>
        <w:gridCol w:w="1086"/>
        <w:gridCol w:w="1013"/>
      </w:tblGrid>
      <w:tr w:rsidR="00361BA8" w:rsidRPr="008513ED" w14:paraId="6278CCD6"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DB6906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FCF41EB"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b/>
                <w:bCs/>
              </w:rPr>
              <w:t>coef</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20C7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std err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93B3A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5FE24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P&gt;|z|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78010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CC377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0.975]</w:t>
            </w:r>
          </w:p>
        </w:tc>
      </w:tr>
      <w:tr w:rsidR="00361BA8" w:rsidRPr="008513ED" w14:paraId="220F6BF0"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570A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Intercept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2F4C4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4.9346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8DFC0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26.488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0AC09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8BE44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C08BA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-46.982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BB1B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56.851</w:t>
            </w:r>
          </w:p>
        </w:tc>
      </w:tr>
      <w:tr w:rsidR="00361BA8" w:rsidRPr="008513ED" w14:paraId="5EB0D9ED"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ACAC0E"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DriverNumberCat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51751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05012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0A88F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363ED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16357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0D20D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0.032</w:t>
            </w:r>
          </w:p>
        </w:tc>
      </w:tr>
      <w:tr w:rsidR="00361BA8" w:rsidRPr="008513ED" w14:paraId="3D82C9D9"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A5376F"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CompoundCat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4C6B1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B58CC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E586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66CEA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1275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315B2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0.416</w:t>
            </w:r>
          </w:p>
        </w:tc>
      </w:tr>
      <w:tr w:rsidR="00361BA8" w:rsidRPr="008513ED" w14:paraId="02A3C2D4"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866C23"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lastRenderedPageBreak/>
              <w:t>TyreLife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EF608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57889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1EF4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A4F2D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0413A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B73557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0.065</w:t>
            </w:r>
          </w:p>
        </w:tc>
      </w:tr>
      <w:tr w:rsidR="00361BA8" w:rsidRPr="008513ED" w14:paraId="62A42E5F"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7602C0"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FreshTyreCat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D54616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28D11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E9DC5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B7851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78E0A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501E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0.499</w:t>
            </w:r>
          </w:p>
        </w:tc>
      </w:tr>
      <w:tr w:rsidR="00361BA8" w:rsidRPr="008513ED" w14:paraId="7E2EC6C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93DF3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E7C9C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34ADF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037C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CD3B0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5E82A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C6942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1.085</w:t>
            </w:r>
          </w:p>
        </w:tc>
      </w:tr>
      <w:tr w:rsidR="00361BA8" w:rsidRPr="008513ED" w14:paraId="58B655E4"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8CB0F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Gap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6E949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-4.25E-05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46D43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485C1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0269F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A954F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2CA4A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r>
      <w:tr w:rsidR="00361BA8" w:rsidRPr="008513ED" w14:paraId="0E8AF0DE"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09EBF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TeamCat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AE17E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D8DDF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C7A0F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77474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F71C8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0E52C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0.088</w:t>
            </w:r>
          </w:p>
        </w:tc>
      </w:tr>
      <w:tr w:rsidR="00361BA8" w:rsidRPr="008513ED" w14:paraId="6BE65EEE"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47343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DriverCat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A9F07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7B466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488BE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2ADB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34AB0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90FA7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0.042</w:t>
            </w:r>
          </w:p>
        </w:tc>
      </w:tr>
      <w:tr w:rsidR="00361BA8" w:rsidRPr="008513ED" w14:paraId="0B3DBF4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D4C24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TrackStatusCat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2DF45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03594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8541C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3842B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64F3E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EE910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0.243</w:t>
            </w:r>
          </w:p>
        </w:tc>
      </w:tr>
      <w:tr w:rsidR="00361BA8" w:rsidRPr="008513ED" w14:paraId="6AC7514B"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DF3665"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StartPosition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369E5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65BE7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49621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447A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2017A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37190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5C45FE4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8695D7"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EndPosition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2F530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90884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CA200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3BAA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717104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D8DA9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0.058</w:t>
            </w:r>
          </w:p>
        </w:tc>
      </w:tr>
      <w:tr w:rsidR="00361BA8" w:rsidRPr="008513ED" w14:paraId="234BD70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38276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4C9D2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36530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1C66F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A81F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D11E0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7AC10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0.047</w:t>
            </w:r>
          </w:p>
        </w:tc>
      </w:tr>
      <w:tr w:rsidR="00361BA8" w:rsidRPr="008513ED" w14:paraId="4301D9A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84E4E9"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4E8F6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E0CE5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59C5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F92D7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52E44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0C901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0.013</w:t>
            </w:r>
          </w:p>
        </w:tc>
      </w:tr>
      <w:tr w:rsidR="00361BA8" w:rsidRPr="008513ED" w14:paraId="2A26450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0837E2"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PitInTimeSeconds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54ACE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78C3B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F877F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1EA1E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35379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A16ED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0.012</w:t>
            </w:r>
          </w:p>
        </w:tc>
      </w:tr>
      <w:tr w:rsidR="00361BA8" w:rsidRPr="008513ED" w14:paraId="3DAAE2B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932575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PitOutTimeSeconds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4D508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-2.58E-13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169C5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1.38E-12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796F6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B3B7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94B29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-2.97E-12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9386E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2.46E-12</w:t>
            </w:r>
          </w:p>
        </w:tc>
      </w:tr>
      <w:tr w:rsidR="00361BA8" w:rsidRPr="008513ED" w14:paraId="7E7D182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C7A8E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A7380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F1E22E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2E3CD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E0785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8758E0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D6761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0.019</w:t>
            </w:r>
          </w:p>
        </w:tc>
      </w:tr>
      <w:tr w:rsidR="00361BA8" w:rsidRPr="008513ED" w14:paraId="5D1824E5"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13D10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45E88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F77D9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99897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3C110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66B94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DE957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0.043</w:t>
            </w:r>
          </w:p>
        </w:tc>
      </w:tr>
      <w:tr w:rsidR="00361BA8" w:rsidRPr="008513ED" w14:paraId="3AD0E8AE"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4C4BA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Sector3TimeSeconds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FF41C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8A34C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1862F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9A0E1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1BC9E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1D36E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0.036</w:t>
            </w:r>
          </w:p>
        </w:tc>
      </w:tr>
      <w:tr w:rsidR="00361BA8" w:rsidRPr="008513ED" w14:paraId="71390451"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7B391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Cumulative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4A3E6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49232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D757C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50473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C9BAF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174ED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r>
      <w:tr w:rsidR="00361BA8" w:rsidRPr="008513ED" w14:paraId="43C757B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6792AF"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t>CumulativeLap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7315C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170A6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F5B64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5DA9F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4F28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D55FC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r>
      <w:tr w:rsidR="00361BA8" w:rsidRPr="008513ED" w14:paraId="5C3E5C0C"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7CD0D6"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i/>
                <w:iCs/>
              </w:rPr>
              <w:lastRenderedPageBreak/>
              <w:t>CumulativePit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6474E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E6004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A6C5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F72B7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4B46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DC874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0.006</w:t>
            </w:r>
          </w:p>
        </w:tc>
      </w:tr>
    </w:tbl>
    <w:p w14:paraId="5F5E2D79"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3B035120" w14:textId="77777777" w:rsidR="008513ED" w:rsidRPr="008513ED" w:rsidRDefault="008513ED" w:rsidP="00346A49">
      <w:pPr>
        <w:spacing w:after="0" w:line="480" w:lineRule="auto"/>
        <w:ind w:firstLine="720"/>
        <w:rPr>
          <w:rFonts w:ascii="Times New Roman" w:eastAsia="Times New Roman" w:hAnsi="Times New Roman" w:cs="Times New Roman"/>
        </w:rPr>
        <w:pPrChange w:id="284" w:author="Andrew Estes" w:date="2023-06-25T17:14:00Z">
          <w:pPr>
            <w:spacing w:after="0" w:line="480" w:lineRule="auto"/>
          </w:pPr>
        </w:pPrChange>
      </w:pPr>
      <w:r w:rsidRPr="008513ED">
        <w:rPr>
          <w:rFonts w:ascii="Times New Roman" w:eastAsia="Times New Roman" w:hAnsi="Times New Roman" w:cs="Times New Roman"/>
        </w:rPr>
        <w:t>The issue with the negative binomial was a negative alpha value, which is mathematically impossible to implement in further analysis. Nonetheless, we did make the negative alpha value an absolute value to run the predicted vs actual analysis, resulting in this graph</w:t>
      </w:r>
    </w:p>
    <w:p w14:paraId="094C0E1F" w14:textId="7A7AECD2" w:rsidR="008513ED" w:rsidRPr="008513ED" w:rsidRDefault="008513ED" w:rsidP="00346A49">
      <w:pPr>
        <w:spacing w:after="0" w:line="480" w:lineRule="auto"/>
        <w:ind w:firstLine="720"/>
        <w:rPr>
          <w:rFonts w:ascii="Times New Roman" w:eastAsia="Times New Roman" w:hAnsi="Times New Roman" w:cs="Times New Roman"/>
        </w:rPr>
        <w:pPrChange w:id="285" w:author="Andrew Estes" w:date="2023-06-25T17:14:00Z">
          <w:pPr>
            <w:spacing w:after="0" w:line="480" w:lineRule="auto"/>
          </w:pPr>
        </w:pPrChange>
      </w:pPr>
      <w:r w:rsidRPr="008513ED">
        <w:rPr>
          <w:rFonts w:ascii="Times New Roman" w:eastAsia="Times New Roman" w:hAnsi="Times New Roman" w:cs="Times New Roman"/>
        </w:rPr>
        <w:t xml:space="preserve">Moving on from the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family analysis, we tried random forest next. The results for the importance of variables in a random forest model are here:</w:t>
      </w:r>
    </w:p>
    <w:tbl>
      <w:tblPr>
        <w:tblW w:w="0" w:type="auto"/>
        <w:jc w:val="center"/>
        <w:tblCellMar>
          <w:top w:w="15" w:type="dxa"/>
          <w:left w:w="15" w:type="dxa"/>
          <w:bottom w:w="15" w:type="dxa"/>
          <w:right w:w="15" w:type="dxa"/>
        </w:tblCellMar>
        <w:tblLook w:val="04A0" w:firstRow="1" w:lastRow="0" w:firstColumn="1" w:lastColumn="0" w:noHBand="0" w:noVBand="1"/>
      </w:tblPr>
      <w:tblGrid>
        <w:gridCol w:w="2150"/>
        <w:gridCol w:w="1340"/>
      </w:tblGrid>
      <w:tr w:rsidR="00361BA8" w:rsidRPr="008513ED" w14:paraId="7FE16429"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4472C4"/>
            <w:tcMar>
              <w:top w:w="100" w:type="dxa"/>
              <w:left w:w="120" w:type="dxa"/>
              <w:bottom w:w="100" w:type="dxa"/>
              <w:right w:w="120" w:type="dxa"/>
            </w:tcMar>
            <w:hideMark/>
          </w:tcPr>
          <w:p w14:paraId="45C6786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8" w:space="0" w:color="8EA9DB"/>
              <w:left w:val="single" w:sz="8" w:space="0" w:color="CCCCCC"/>
              <w:bottom w:val="single" w:sz="8" w:space="0" w:color="8EA9DB"/>
              <w:right w:val="single" w:sz="8" w:space="0" w:color="8EA9DB"/>
            </w:tcBorders>
            <w:shd w:val="clear" w:color="auto" w:fill="4472C4"/>
            <w:tcMar>
              <w:top w:w="100" w:type="dxa"/>
              <w:left w:w="120" w:type="dxa"/>
              <w:bottom w:w="100" w:type="dxa"/>
              <w:right w:w="120" w:type="dxa"/>
            </w:tcMar>
            <w:hideMark/>
          </w:tcPr>
          <w:p w14:paraId="6A05E9A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Importance</w:t>
            </w:r>
          </w:p>
        </w:tc>
      </w:tr>
      <w:tr w:rsidR="00361BA8" w:rsidRPr="008513ED" w14:paraId="6C63DCC7"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04CC777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Sector1TimeSeconds'</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330F48A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9.421%.</w:t>
            </w:r>
          </w:p>
        </w:tc>
      </w:tr>
      <w:tr w:rsidR="00361BA8" w:rsidRPr="008513ED" w14:paraId="6D6E6472"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4E19A685"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CumulativeLap</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4916094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8.47%.</w:t>
            </w:r>
          </w:p>
        </w:tc>
      </w:tr>
      <w:tr w:rsidR="00361BA8" w:rsidRPr="008513ED" w14:paraId="5338A9C2"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3F10551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Sector2TimeSeconds'</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709D079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6.959%.</w:t>
            </w:r>
          </w:p>
        </w:tc>
      </w:tr>
      <w:tr w:rsidR="00361BA8" w:rsidRPr="008513ED" w14:paraId="3DAEFF48"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3FD54E0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Sector3TimeSeconds'</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751EE7C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6.898%.</w:t>
            </w:r>
          </w:p>
        </w:tc>
      </w:tr>
      <w:tr w:rsidR="00361BA8" w:rsidRPr="008513ED" w14:paraId="7050A2FF"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7D845155"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CumulativePit</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5831247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5.435%.</w:t>
            </w:r>
          </w:p>
        </w:tc>
      </w:tr>
      <w:tr w:rsidR="00361BA8" w:rsidRPr="008513ED" w14:paraId="3C6CC3E9"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608A1290"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TyreLife</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2BF6F6F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4.298%.</w:t>
            </w:r>
          </w:p>
        </w:tc>
      </w:tr>
      <w:tr w:rsidR="00361BA8" w:rsidRPr="008513ED" w14:paraId="391F21A2"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33A4903F"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EndPosition</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4B3E891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2.19%.</w:t>
            </w:r>
          </w:p>
        </w:tc>
      </w:tr>
      <w:tr w:rsidR="00361BA8" w:rsidRPr="008513ED" w14:paraId="4D4BC2E9"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7A5A269B"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TrackStatusCat</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6F87F19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16.64%.</w:t>
            </w:r>
          </w:p>
        </w:tc>
      </w:tr>
      <w:tr w:rsidR="00361BA8" w:rsidRPr="008513ED" w14:paraId="090141D5"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6E81402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Cumulative'</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6F8629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11.057%.</w:t>
            </w:r>
          </w:p>
        </w:tc>
      </w:tr>
      <w:tr w:rsidR="00361BA8" w:rsidRPr="008513ED" w14:paraId="303E07A3"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10473890"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PitTime</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175197E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10.172%.</w:t>
            </w:r>
          </w:p>
        </w:tc>
      </w:tr>
      <w:tr w:rsidR="00361BA8" w:rsidRPr="008513ED" w14:paraId="1789B2DF"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56B7B5F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PitInTimeSeconds</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60CC454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10.074%.</w:t>
            </w:r>
          </w:p>
        </w:tc>
      </w:tr>
      <w:tr w:rsidR="00361BA8" w:rsidRPr="008513ED" w14:paraId="6983B20C"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189FC9D7"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lastRenderedPageBreak/>
              <w:t>DriverCat</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450EF2C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1.543%.</w:t>
            </w:r>
          </w:p>
        </w:tc>
      </w:tr>
      <w:tr w:rsidR="00361BA8" w:rsidRPr="008513ED" w14:paraId="19AB111F"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7C5271B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Gap'</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01E06C6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1.23%.</w:t>
            </w:r>
          </w:p>
        </w:tc>
      </w:tr>
      <w:tr w:rsidR="00361BA8" w:rsidRPr="008513ED" w14:paraId="4F6D43E6"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52BC8F1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Points'</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26CADC2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1.067%.</w:t>
            </w:r>
          </w:p>
        </w:tc>
      </w:tr>
      <w:tr w:rsidR="00361BA8" w:rsidRPr="008513ED" w14:paraId="18618291"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2DD2A61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0539E06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1.043%.</w:t>
            </w:r>
          </w:p>
        </w:tc>
      </w:tr>
      <w:tr w:rsidR="00361BA8" w:rsidRPr="008513ED" w14:paraId="524FEC68"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6FDAB749"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StartPosition</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34B657B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0.891%.</w:t>
            </w:r>
          </w:p>
        </w:tc>
      </w:tr>
      <w:tr w:rsidR="00361BA8" w:rsidRPr="008513ED" w14:paraId="50791036"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5F2D4552"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TeamCat</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66C9381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0.881%.</w:t>
            </w:r>
          </w:p>
        </w:tc>
      </w:tr>
      <w:tr w:rsidR="00361BA8" w:rsidRPr="008513ED" w14:paraId="2C4BC01D"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4F6FC341"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DriverNumberCat</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0DA2741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0.71%.</w:t>
            </w:r>
          </w:p>
        </w:tc>
      </w:tr>
      <w:tr w:rsidR="00361BA8" w:rsidRPr="008513ED" w14:paraId="76004026"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7115EFC0"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FreshTyreCat</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719B831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0.592%.</w:t>
            </w:r>
          </w:p>
        </w:tc>
      </w:tr>
      <w:tr w:rsidR="00361BA8" w:rsidRPr="008513ED" w14:paraId="55864C1F"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02A9E054"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CompoundCat</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4A0FA6F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0.43%.</w:t>
            </w:r>
          </w:p>
        </w:tc>
      </w:tr>
      <w:tr w:rsidR="00361BA8" w:rsidRPr="008513ED" w14:paraId="28929EBE"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1C2316AF" w14:textId="77777777" w:rsidR="008513ED" w:rsidRPr="008513ED" w:rsidRDefault="008513ED" w:rsidP="008513ED">
            <w:pPr>
              <w:spacing w:before="240" w:after="0" w:line="240" w:lineRule="auto"/>
              <w:jc w:val="center"/>
              <w:rPr>
                <w:rFonts w:ascii="Times New Roman" w:eastAsia="Times New Roman" w:hAnsi="Times New Roman" w:cs="Times New Roman"/>
              </w:rPr>
            </w:pPr>
            <w:proofErr w:type="spellStart"/>
            <w:r w:rsidRPr="008513ED">
              <w:rPr>
                <w:rFonts w:ascii="Times New Roman" w:eastAsia="Times New Roman" w:hAnsi="Times New Roman" w:cs="Times New Roman"/>
              </w:rPr>
              <w:t>PitOutTimeSeconds</w:t>
            </w:r>
            <w:proofErr w:type="spellEnd"/>
            <w:r w:rsidRPr="008513ED">
              <w:rPr>
                <w:rFonts w:ascii="Times New Roman" w:eastAsia="Times New Roman" w:hAnsi="Times New Roman" w:cs="Times New Roman"/>
              </w:rPr>
              <w: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0929EDC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w:t>
            </w:r>
          </w:p>
        </w:tc>
      </w:tr>
    </w:tbl>
    <w:p w14:paraId="1BE09726"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12134228" w14:textId="77777777" w:rsidR="008513ED" w:rsidRPr="008513ED" w:rsidRDefault="008513ED" w:rsidP="00346A49">
      <w:pPr>
        <w:spacing w:after="0" w:line="480" w:lineRule="auto"/>
        <w:ind w:firstLine="720"/>
        <w:rPr>
          <w:rFonts w:ascii="Times New Roman" w:eastAsia="Times New Roman" w:hAnsi="Times New Roman" w:cs="Times New Roman"/>
        </w:rPr>
        <w:pPrChange w:id="286" w:author="Andrew Estes" w:date="2023-06-25T17:14:00Z">
          <w:pPr>
            <w:spacing w:after="0" w:line="480" w:lineRule="auto"/>
          </w:pPr>
        </w:pPrChange>
      </w:pPr>
      <w:r w:rsidRPr="008513ED">
        <w:rPr>
          <w:rFonts w:ascii="Times New Roman" w:eastAsia="Times New Roman" w:hAnsi="Times New Roman" w:cs="Times New Roman"/>
        </w:rPr>
        <w:t xml:space="preserve">The accuracy score of the RF model was 42.6% so that was discarded. We could have attempted an </w:t>
      </w:r>
      <w:proofErr w:type="spellStart"/>
      <w:r w:rsidRPr="008513ED">
        <w:rPr>
          <w:rFonts w:ascii="Times New Roman" w:eastAsia="Times New Roman" w:hAnsi="Times New Roman" w:cs="Times New Roman"/>
        </w:rPr>
        <w:t>XGBoost</w:t>
      </w:r>
      <w:proofErr w:type="spellEnd"/>
      <w:r w:rsidRPr="008513ED">
        <w:rPr>
          <w:rFonts w:ascii="Times New Roman" w:eastAsia="Times New Roman" w:hAnsi="Times New Roman" w:cs="Times New Roman"/>
        </w:rPr>
        <w:t xml:space="preserve"> and that should be looked at in the future.</w:t>
      </w:r>
    </w:p>
    <w:p w14:paraId="07DDB899" w14:textId="13ED6AE7"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From Python, we then switched over to analysis in R. We first ran a regular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as we did in Python. It resulted in a dispersion parameter to be 1 with null deviance of 31,025.8 on 3414 degrees of freedom, residual deviance of 3762.5 on 3250 degrees of freedom and 20,872 AIC score, on 5 of Fisher Scoring iterations.</w:t>
      </w:r>
    </w:p>
    <w:p w14:paraId="5FFF84AC" w14:textId="79BA8AA8" w:rsidR="008513ED" w:rsidRPr="008513ED" w:rsidRDefault="008513ED" w:rsidP="00346A49">
      <w:pPr>
        <w:spacing w:after="0" w:line="480" w:lineRule="auto"/>
        <w:ind w:firstLine="720"/>
        <w:rPr>
          <w:rFonts w:ascii="Times New Roman" w:eastAsia="Times New Roman" w:hAnsi="Times New Roman" w:cs="Times New Roman"/>
        </w:rPr>
        <w:pPrChange w:id="287" w:author="Andrew Estes" w:date="2023-06-25T17:14:00Z">
          <w:pPr>
            <w:spacing w:after="0" w:line="480" w:lineRule="auto"/>
          </w:pPr>
        </w:pPrChange>
      </w:pPr>
      <w:r w:rsidRPr="008513ED">
        <w:rPr>
          <w:rFonts w:ascii="Times New Roman" w:eastAsia="Times New Roman" w:hAnsi="Times New Roman" w:cs="Times New Roman"/>
        </w:rPr>
        <w:t xml:space="preserve">We then ran a </w:t>
      </w:r>
      <w:r w:rsidR="00063499">
        <w:rPr>
          <w:rFonts w:ascii="Times New Roman" w:eastAsia="Times New Roman" w:hAnsi="Times New Roman" w:cs="Times New Roman"/>
        </w:rPr>
        <w:t>Quasi-</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analysis in R which showed a dispersion parameter to be 1.10401 with null deviance of 31,025.8 on 3414 degrees of freedom, residual deviance of 3762.5 on 3250 degrees of freedom and a non-applicable AIC score, on 5 of Fisher Scoring iterations.</w:t>
      </w:r>
    </w:p>
    <w:p w14:paraId="68919213" w14:textId="77777777" w:rsidR="008513ED" w:rsidRPr="008513ED" w:rsidRDefault="008513ED" w:rsidP="00346A49">
      <w:pPr>
        <w:spacing w:after="0" w:line="480" w:lineRule="auto"/>
        <w:ind w:firstLine="720"/>
        <w:rPr>
          <w:rFonts w:ascii="Times New Roman" w:eastAsia="Times New Roman" w:hAnsi="Times New Roman" w:cs="Times New Roman"/>
        </w:rPr>
        <w:pPrChange w:id="288" w:author="Andrew Estes" w:date="2023-06-25T17:14:00Z">
          <w:pPr>
            <w:spacing w:after="0" w:line="480" w:lineRule="auto"/>
          </w:pPr>
        </w:pPrChange>
      </w:pPr>
      <w:r w:rsidRPr="008513ED">
        <w:rPr>
          <w:rFonts w:ascii="Times New Roman" w:eastAsia="Times New Roman" w:hAnsi="Times New Roman" w:cs="Times New Roman"/>
        </w:rPr>
        <w:lastRenderedPageBreak/>
        <w:t>We then ran a negative binomial analysis which showed a dispersion parameter to be 1, null deviance of 28641.5 on 3414 degrees of freedom and residual deviance of 6452.4 on 3250 degrees of freedom with an AIC of 20857 on 1 iteration of Fisher Scoring. The theta was 295.3 with a   standard error of 68.5. A warning occurred while fitting theta that the alternation limit was reached. The 2x log-likelihood was -20525.33</w:t>
      </w:r>
    </w:p>
    <w:p w14:paraId="339DC9B4" w14:textId="77777777" w:rsidR="008513ED" w:rsidRPr="008513ED" w:rsidRDefault="008513ED" w:rsidP="00346A49">
      <w:pPr>
        <w:spacing w:after="0" w:line="480" w:lineRule="auto"/>
        <w:ind w:firstLine="720"/>
        <w:rPr>
          <w:rFonts w:ascii="Times New Roman" w:eastAsia="Times New Roman" w:hAnsi="Times New Roman" w:cs="Times New Roman"/>
        </w:rPr>
        <w:pPrChange w:id="289" w:author="Andrew Estes" w:date="2023-06-25T17:14:00Z">
          <w:pPr>
            <w:spacing w:after="0" w:line="480" w:lineRule="auto"/>
          </w:pPr>
        </w:pPrChange>
      </w:pPr>
      <w:r w:rsidRPr="008513ED">
        <w:rPr>
          <w:rFonts w:ascii="Times New Roman" w:eastAsia="Times New Roman" w:hAnsi="Times New Roman" w:cs="Times New Roman"/>
        </w:rPr>
        <w:t>We could not do a hurdle or zip analysis due to non-zero minimum counts.</w:t>
      </w:r>
    </w:p>
    <w:p w14:paraId="474FE052" w14:textId="77777777" w:rsidR="008513ED" w:rsidRPr="008513ED" w:rsidRDefault="008513ED" w:rsidP="00346A49">
      <w:pPr>
        <w:spacing w:after="0" w:line="480" w:lineRule="auto"/>
        <w:ind w:firstLine="720"/>
        <w:rPr>
          <w:rFonts w:ascii="Times New Roman" w:eastAsia="Times New Roman" w:hAnsi="Times New Roman" w:cs="Times New Roman"/>
        </w:rPr>
        <w:pPrChange w:id="290" w:author="Andrew Estes" w:date="2023-06-25T17:14:00Z">
          <w:pPr>
            <w:spacing w:after="0" w:line="480" w:lineRule="auto"/>
          </w:pPr>
        </w:pPrChange>
      </w:pPr>
      <w:r w:rsidRPr="008513ED">
        <w:rPr>
          <w:rFonts w:ascii="Times New Roman" w:eastAsia="Times New Roman" w:hAnsi="Times New Roman" w:cs="Times New Roman"/>
        </w:rPr>
        <w:t xml:space="preserve">The </w:t>
      </w:r>
      <w:proofErr w:type="spellStart"/>
      <w:r w:rsidRPr="008513ED">
        <w:rPr>
          <w:rFonts w:ascii="Times New Roman" w:eastAsia="Times New Roman" w:hAnsi="Times New Roman" w:cs="Times New Roman"/>
        </w:rPr>
        <w:t>GeeGLM</w:t>
      </w:r>
      <w:proofErr w:type="spellEnd"/>
      <w:r w:rsidRPr="008513ED">
        <w:rPr>
          <w:rFonts w:ascii="Times New Roman" w:eastAsia="Times New Roman" w:hAnsi="Times New Roman" w:cs="Times New Roman"/>
        </w:rPr>
        <w:t xml:space="preserve"> was rank deficient.</w:t>
      </w:r>
    </w:p>
    <w:p w14:paraId="5E5D9323" w14:textId="77777777" w:rsidR="008513ED" w:rsidRPr="008513ED" w:rsidRDefault="008513ED" w:rsidP="00346A49">
      <w:pPr>
        <w:spacing w:after="0" w:line="480" w:lineRule="auto"/>
        <w:ind w:firstLine="720"/>
        <w:rPr>
          <w:rFonts w:ascii="Times New Roman" w:eastAsia="Times New Roman" w:hAnsi="Times New Roman" w:cs="Times New Roman"/>
        </w:rPr>
        <w:pPrChange w:id="291" w:author="Andrew Estes" w:date="2023-06-25T17:14:00Z">
          <w:pPr>
            <w:spacing w:after="0" w:line="480" w:lineRule="auto"/>
          </w:pPr>
        </w:pPrChange>
      </w:pPr>
      <w:proofErr w:type="spellStart"/>
      <w:r w:rsidRPr="008513ED">
        <w:rPr>
          <w:rFonts w:ascii="Times New Roman" w:eastAsia="Times New Roman" w:hAnsi="Times New Roman" w:cs="Times New Roman"/>
        </w:rPr>
        <w:t>FlexMix</w:t>
      </w:r>
      <w:proofErr w:type="spellEnd"/>
      <w:r w:rsidRPr="008513ED">
        <w:rPr>
          <w:rFonts w:ascii="Times New Roman" w:eastAsia="Times New Roman" w:hAnsi="Times New Roman" w:cs="Times New Roman"/>
        </w:rPr>
        <w:t xml:space="preserve"> had a non-applicable log-likelihood.</w:t>
      </w:r>
    </w:p>
    <w:p w14:paraId="46E28E64" w14:textId="3821560A" w:rsidR="008513ED" w:rsidRPr="008513ED" w:rsidRDefault="008513ED" w:rsidP="00346A49">
      <w:pPr>
        <w:spacing w:after="0" w:line="480" w:lineRule="auto"/>
        <w:ind w:firstLine="720"/>
        <w:rPr>
          <w:rFonts w:ascii="Times New Roman" w:eastAsia="Times New Roman" w:hAnsi="Times New Roman" w:cs="Times New Roman"/>
        </w:rPr>
        <w:pPrChange w:id="292" w:author="Andrew Estes" w:date="2023-06-25T17:14:00Z">
          <w:pPr>
            <w:spacing w:after="0" w:line="480" w:lineRule="auto"/>
          </w:pPr>
        </w:pPrChange>
      </w:pPr>
      <w:r w:rsidRPr="008513ED">
        <w:rPr>
          <w:rFonts w:ascii="Times New Roman" w:eastAsia="Times New Roman" w:hAnsi="Times New Roman" w:cs="Times New Roman"/>
        </w:rPr>
        <w:t xml:space="preserve">We then attempted a Bayesian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process</w:t>
      </w:r>
      <w:del w:id="293" w:author="Andrew Estes" w:date="2023-06-25T16:41:00Z">
        <w:r w:rsidRPr="008513ED" w:rsidDel="00DE7EB7">
          <w:rPr>
            <w:rFonts w:ascii="Times New Roman" w:eastAsia="Times New Roman" w:hAnsi="Times New Roman" w:cs="Times New Roman"/>
          </w:rPr>
          <w:delText>.  </w:delText>
        </w:r>
      </w:del>
      <w:ins w:id="294"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 xml:space="preserve">We started with two chains of 500 iterations. That lead to sampling errors where the estimated Bayesian Fraction of Missing Information was low. </w:t>
      </w:r>
      <w:proofErr w:type="gramStart"/>
      <w:r w:rsidRPr="008513ED">
        <w:rPr>
          <w:rFonts w:ascii="Times New Roman" w:eastAsia="Times New Roman" w:hAnsi="Times New Roman" w:cs="Times New Roman"/>
        </w:rPr>
        <w:t>That being said, it</w:t>
      </w:r>
      <w:proofErr w:type="gramEnd"/>
      <w:r w:rsidRPr="008513ED">
        <w:rPr>
          <w:rFonts w:ascii="Times New Roman" w:eastAsia="Times New Roman" w:hAnsi="Times New Roman" w:cs="Times New Roman"/>
        </w:rPr>
        <w:t xml:space="preserve"> still appeared to show some discrepancy when broken down by race. </w:t>
      </w:r>
      <w:proofErr w:type="gramStart"/>
      <w:r w:rsidRPr="008513ED">
        <w:rPr>
          <w:rFonts w:ascii="Times New Roman" w:eastAsia="Times New Roman" w:hAnsi="Times New Roman" w:cs="Times New Roman"/>
        </w:rPr>
        <w:t>As a whole though</w:t>
      </w:r>
      <w:proofErr w:type="gramEnd"/>
      <w:r w:rsidRPr="008513ED">
        <w:rPr>
          <w:rFonts w:ascii="Times New Roman" w:eastAsia="Times New Roman" w:hAnsi="Times New Roman" w:cs="Times New Roman"/>
        </w:rPr>
        <w:t>, it didn't work. Even though it didn’t work, we did attempt a 10-fold cross validation resampling method. </w:t>
      </w:r>
    </w:p>
    <w:p w14:paraId="009D5CB5" w14:textId="2BD1F7A1"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There were 4 chains where the estimated Bayesian Fraction of</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Missing Information was low. Bulk Effective Samples Size (ESS) is too low,</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indicating posterior means and medians may be unreliable. Tail Effective</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Samples Size (ESS) is too low, indicating posterior variances and tail</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quantiles may be unreliable. Running the chains for more iterations may help. </w:t>
      </w:r>
    </w:p>
    <w:p w14:paraId="7FC58099" w14:textId="71EE8FFA" w:rsidR="008513ED" w:rsidRPr="008513ED" w:rsidRDefault="008513ED" w:rsidP="00346A49">
      <w:pPr>
        <w:spacing w:after="0" w:line="480" w:lineRule="auto"/>
        <w:ind w:firstLine="720"/>
        <w:rPr>
          <w:rFonts w:ascii="Times New Roman" w:eastAsia="Times New Roman" w:hAnsi="Times New Roman" w:cs="Times New Roman"/>
        </w:rPr>
        <w:pPrChange w:id="295" w:author="Andrew Estes" w:date="2023-06-25T17:14:00Z">
          <w:pPr>
            <w:spacing w:after="0" w:line="480" w:lineRule="auto"/>
          </w:pPr>
        </w:pPrChange>
      </w:pPr>
      <w:r w:rsidRPr="008513ED">
        <w:rPr>
          <w:rFonts w:ascii="Times New Roman" w:eastAsia="Times New Roman" w:hAnsi="Times New Roman" w:cs="Times New Roman"/>
        </w:rPr>
        <w:t>We then increased it to 4 chains and 2*1000 iterations</w:t>
      </w:r>
      <w:del w:id="296" w:author="Andrew Estes" w:date="2023-06-25T16:41:00Z">
        <w:r w:rsidRPr="008513ED" w:rsidDel="00DE7EB7">
          <w:rPr>
            <w:rFonts w:ascii="Times New Roman" w:eastAsia="Times New Roman" w:hAnsi="Times New Roman" w:cs="Times New Roman"/>
          </w:rPr>
          <w:delText xml:space="preserve">.  </w:delText>
        </w:r>
      </w:del>
      <w:ins w:id="297" w:author="Andrew Estes" w:date="2023-06-25T16:41:00Z">
        <w:r w:rsidR="00DE7EB7">
          <w:rPr>
            <w:rFonts w:ascii="Times New Roman" w:eastAsia="Times New Roman" w:hAnsi="Times New Roman" w:cs="Times New Roman"/>
          </w:rPr>
          <w:t xml:space="preserve">. </w:t>
        </w:r>
      </w:ins>
      <w:r w:rsidRPr="008513ED">
        <w:rPr>
          <w:rFonts w:ascii="Times New Roman" w:eastAsia="Times New Roman" w:hAnsi="Times New Roman" w:cs="Times New Roman"/>
        </w:rPr>
        <w:t>This</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took over 15 hours to run and lead to two errors – the maximum tree depth was</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exceeded, and the chains did not mix which was indicated by the lowest R-hat</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number of 4.22. The next step is to increase the number of iterations, but limited time prevented that attempt. </w:t>
      </w:r>
    </w:p>
    <w:p w14:paraId="56E36EDF" w14:textId="45AF6C64" w:rsidR="008513ED" w:rsidRPr="00361BA8" w:rsidRDefault="008513ED" w:rsidP="00346A49">
      <w:pPr>
        <w:spacing w:after="0" w:line="480" w:lineRule="auto"/>
        <w:ind w:firstLine="720"/>
        <w:rPr>
          <w:rFonts w:ascii="Times New Roman" w:eastAsia="Times New Roman" w:hAnsi="Times New Roman" w:cs="Times New Roman"/>
        </w:rPr>
        <w:pPrChange w:id="298" w:author="Andrew Estes" w:date="2023-06-25T17:14:00Z">
          <w:pPr>
            <w:spacing w:after="0" w:line="480" w:lineRule="auto"/>
          </w:pPr>
        </w:pPrChange>
      </w:pPr>
      <w:r w:rsidRPr="008513ED">
        <w:rPr>
          <w:rFonts w:ascii="Times New Roman" w:eastAsia="Times New Roman" w:hAnsi="Times New Roman" w:cs="Times New Roman"/>
        </w:rPr>
        <w:t>A further step which could be taken is making a Bayesian Negative Binomial regression model.</w:t>
      </w:r>
    </w:p>
    <w:p w14:paraId="0FF367A0" w14:textId="72CD71DA" w:rsidR="008513ED" w:rsidRPr="00361BA8" w:rsidRDefault="008513ED" w:rsidP="00A217E8">
      <w:pPr>
        <w:spacing w:after="0" w:line="480" w:lineRule="auto"/>
        <w:rPr>
          <w:rFonts w:ascii="Times New Roman" w:hAnsi="Times New Roman" w:cs="Times New Roman"/>
        </w:rPr>
      </w:pPr>
      <w:r w:rsidRPr="00361BA8">
        <w:rPr>
          <w:rFonts w:ascii="Times New Roman" w:hAnsi="Times New Roman" w:cs="Times New Roman"/>
        </w:rPr>
        <w:t xml:space="preserve">In this paper, we attempted to predict when a driver or team will make a pit stop. We utilized </w:t>
      </w:r>
      <w:r w:rsidR="00D60473">
        <w:rPr>
          <w:rFonts w:ascii="Times New Roman" w:hAnsi="Times New Roman" w:cs="Times New Roman"/>
        </w:rPr>
        <w:t>Poisson</w:t>
      </w:r>
      <w:r w:rsidRPr="00361BA8">
        <w:rPr>
          <w:rFonts w:ascii="Times New Roman" w:hAnsi="Times New Roman" w:cs="Times New Roman"/>
        </w:rPr>
        <w:t xml:space="preserve"> and related methods. We included all races over a </w:t>
      </w:r>
      <w:r w:rsidR="00063499" w:rsidRPr="00361BA8">
        <w:rPr>
          <w:rFonts w:ascii="Times New Roman" w:hAnsi="Times New Roman" w:cs="Times New Roman"/>
        </w:rPr>
        <w:t>five-year</w:t>
      </w:r>
      <w:r w:rsidRPr="00361BA8">
        <w:rPr>
          <w:rFonts w:ascii="Times New Roman" w:hAnsi="Times New Roman" w:cs="Times New Roman"/>
        </w:rPr>
        <w:t xml:space="preserve"> period. Our analysis did not work at any step of the process. Further analysis should</w:t>
      </w:r>
      <w:r w:rsidR="0011731A">
        <w:rPr>
          <w:rFonts w:ascii="Times New Roman" w:hAnsi="Times New Roman" w:cs="Times New Roman"/>
        </w:rPr>
        <w:t xml:space="preserve"> </w:t>
      </w:r>
      <w:proofErr w:type="spellStart"/>
      <w:r w:rsidR="0011731A">
        <w:rPr>
          <w:rFonts w:ascii="Times New Roman" w:hAnsi="Times New Roman" w:cs="Times New Roman"/>
        </w:rPr>
        <w:t>inlucde</w:t>
      </w:r>
      <w:proofErr w:type="spellEnd"/>
      <w:r w:rsidR="0011731A">
        <w:rPr>
          <w:rFonts w:ascii="Times New Roman" w:hAnsi="Times New Roman" w:cs="Times New Roman"/>
        </w:rPr>
        <w:t xml:space="preserve"> a boosted Random Forest or</w:t>
      </w:r>
      <w:r w:rsidRPr="00361BA8">
        <w:rPr>
          <w:rFonts w:ascii="Times New Roman" w:hAnsi="Times New Roman" w:cs="Times New Roman"/>
        </w:rPr>
        <w:t xml:space="preserve"> look </w:t>
      </w:r>
      <w:r w:rsidR="0011731A">
        <w:rPr>
          <w:rFonts w:ascii="Times New Roman" w:hAnsi="Times New Roman" w:cs="Times New Roman"/>
        </w:rPr>
        <w:t>towards</w:t>
      </w:r>
      <w:r w:rsidRPr="00361BA8">
        <w:rPr>
          <w:rFonts w:ascii="Times New Roman" w:hAnsi="Times New Roman" w:cs="Times New Roman"/>
        </w:rPr>
        <w:t xml:space="preserve"> non-</w:t>
      </w:r>
      <w:r w:rsidR="00D60473">
        <w:rPr>
          <w:rFonts w:ascii="Times New Roman" w:hAnsi="Times New Roman" w:cs="Times New Roman"/>
        </w:rPr>
        <w:t>Poisson</w:t>
      </w:r>
      <w:r w:rsidRPr="00361BA8">
        <w:rPr>
          <w:rFonts w:ascii="Times New Roman" w:hAnsi="Times New Roman" w:cs="Times New Roman"/>
        </w:rPr>
        <w:t xml:space="preserve"> analysis. If no headway can be made with non-</w:t>
      </w:r>
      <w:r w:rsidR="00D60473">
        <w:rPr>
          <w:rFonts w:ascii="Times New Roman" w:hAnsi="Times New Roman" w:cs="Times New Roman"/>
        </w:rPr>
        <w:t>Poisson</w:t>
      </w:r>
      <w:r w:rsidRPr="00361BA8">
        <w:rPr>
          <w:rFonts w:ascii="Times New Roman" w:hAnsi="Times New Roman" w:cs="Times New Roman"/>
        </w:rPr>
        <w:t xml:space="preserve"> models, then reducing the data to only specific years or specific </w:t>
      </w:r>
      <w:r w:rsidR="00063499" w:rsidRPr="00361BA8">
        <w:rPr>
          <w:rFonts w:ascii="Times New Roman" w:hAnsi="Times New Roman" w:cs="Times New Roman"/>
        </w:rPr>
        <w:t>racecourses</w:t>
      </w:r>
      <w:r w:rsidRPr="00361BA8">
        <w:rPr>
          <w:rFonts w:ascii="Times New Roman" w:hAnsi="Times New Roman" w:cs="Times New Roman"/>
        </w:rPr>
        <w:t xml:space="preserve"> would be advised. The next step should also include a way to incorporate the </w:t>
      </w:r>
      <w:r w:rsidRPr="00361BA8">
        <w:rPr>
          <w:rFonts w:ascii="Times New Roman" w:hAnsi="Times New Roman" w:cs="Times New Roman"/>
        </w:rPr>
        <w:lastRenderedPageBreak/>
        <w:t>weather data into our other dataframes. If none of the three prior steps lead to useful results, perhaps a change in question from predicting when a pit stop would be made to what tires a driver will put on the car would be appropriate. </w:t>
      </w:r>
    </w:p>
    <w:p w14:paraId="6BA8CC38" w14:textId="77777777" w:rsidR="008513ED" w:rsidRPr="008513ED" w:rsidRDefault="008513ED" w:rsidP="008513ED">
      <w:pPr>
        <w:spacing w:after="0" w:line="480" w:lineRule="auto"/>
        <w:rPr>
          <w:rFonts w:ascii="Times New Roman" w:eastAsia="Times New Roman" w:hAnsi="Times New Roman" w:cs="Times New Roman"/>
        </w:rPr>
      </w:pPr>
    </w:p>
    <w:p w14:paraId="6E2137DA"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0B68940B"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4C985F81" w14:textId="77777777" w:rsidR="008513ED" w:rsidRPr="008513ED" w:rsidRDefault="008513ED" w:rsidP="008513ED">
      <w:pPr>
        <w:spacing w:line="240" w:lineRule="auto"/>
        <w:rPr>
          <w:rFonts w:ascii="Times New Roman" w:eastAsia="Times New Roman" w:hAnsi="Times New Roman" w:cs="Times New Roman"/>
        </w:rPr>
      </w:pPr>
    </w:p>
    <w:p w14:paraId="62BDB8F6" w14:textId="77777777" w:rsidR="008513ED" w:rsidRPr="008513ED" w:rsidRDefault="008513ED" w:rsidP="008513ED">
      <w:pPr>
        <w:spacing w:line="240" w:lineRule="auto"/>
        <w:rPr>
          <w:rFonts w:ascii="Times New Roman" w:eastAsia="Times New Roman" w:hAnsi="Times New Roman" w:cs="Times New Roman"/>
        </w:rPr>
      </w:pPr>
    </w:p>
    <w:p w14:paraId="0F1E37A6" w14:textId="07AB2B07" w:rsidR="008513ED" w:rsidRPr="00361BA8" w:rsidRDefault="008513ED">
      <w:pPr>
        <w:rPr>
          <w:rFonts w:ascii="Times New Roman" w:hAnsi="Times New Roman" w:cs="Times New Roman"/>
        </w:rPr>
      </w:pPr>
      <w:r w:rsidRPr="00361BA8">
        <w:rPr>
          <w:rFonts w:ascii="Times New Roman" w:hAnsi="Times New Roman" w:cs="Times New Roman"/>
        </w:rPr>
        <w:br w:type="page"/>
      </w:r>
    </w:p>
    <w:p w14:paraId="45FD97A2" w14:textId="43A80391" w:rsidR="001C2B37" w:rsidRPr="001C2B37" w:rsidRDefault="001C2B37" w:rsidP="001C2B37">
      <w:pPr>
        <w:spacing w:before="240" w:after="240" w:line="240" w:lineRule="auto"/>
        <w:rPr>
          <w:rFonts w:ascii="Times New Roman" w:eastAsia="Times New Roman" w:hAnsi="Times New Roman" w:cs="Times New Roman"/>
          <w:b/>
          <w:bCs/>
          <w:u w:val="single"/>
          <w:shd w:val="clear" w:color="auto" w:fill="FFFFFF"/>
        </w:rPr>
      </w:pPr>
      <w:r w:rsidRPr="001C2B37">
        <w:rPr>
          <w:rFonts w:ascii="Times New Roman" w:eastAsia="Times New Roman" w:hAnsi="Times New Roman" w:cs="Times New Roman"/>
          <w:b/>
          <w:bCs/>
          <w:u w:val="single"/>
          <w:shd w:val="clear" w:color="auto" w:fill="FFFFFF"/>
        </w:rPr>
        <w:lastRenderedPageBreak/>
        <w:t>References</w:t>
      </w:r>
    </w:p>
    <w:p w14:paraId="7F3FF49F" w14:textId="015C1E28" w:rsidR="00361BA8" w:rsidRDefault="00361BA8" w:rsidP="008513ED">
      <w:pPr>
        <w:spacing w:before="240" w:after="240" w:line="240" w:lineRule="auto"/>
        <w:ind w:left="56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Asher, R (</w:t>
      </w:r>
      <w:r w:rsidRPr="008513ED">
        <w:rPr>
          <w:rFonts w:ascii="Times New Roman" w:eastAsia="Times New Roman" w:hAnsi="Times New Roman" w:cs="Times New Roman"/>
          <w:shd w:val="clear" w:color="auto" w:fill="FFFFFF"/>
        </w:rPr>
        <w:t xml:space="preserve">2023, February 28). </w:t>
      </w:r>
      <w:r w:rsidRPr="008513ED">
        <w:rPr>
          <w:rFonts w:ascii="Times New Roman" w:eastAsia="Times New Roman" w:hAnsi="Times New Roman" w:cs="Times New Roman"/>
          <w:i/>
          <w:iCs/>
          <w:shd w:val="clear" w:color="auto" w:fill="FFFFFF"/>
        </w:rPr>
        <w:t>F1 cost Cap: What is it and how does it work?</w:t>
      </w:r>
      <w:r w:rsidRPr="008513ED">
        <w:rPr>
          <w:rFonts w:ascii="Times New Roman" w:eastAsia="Times New Roman" w:hAnsi="Times New Roman" w:cs="Times New Roman"/>
          <w:shd w:val="clear" w:color="auto" w:fill="FFFFFF"/>
        </w:rPr>
        <w:t xml:space="preserve"> Motorsport.com. Retrieved March 8, 2023, from </w:t>
      </w:r>
      <w:hyperlink r:id="rId18" w:anchor=":~:text=The%20F1%20cost%20cap%20limits,cap%20to%20be%20%24175m" w:history="1">
        <w:r w:rsidRPr="008513ED">
          <w:rPr>
            <w:rFonts w:ascii="Times New Roman" w:eastAsia="Times New Roman" w:hAnsi="Times New Roman" w:cs="Times New Roman"/>
            <w:u w:val="single"/>
            <w:shd w:val="clear" w:color="auto" w:fill="FFFFFF"/>
          </w:rPr>
          <w:t>https://us.motorsport.com/f1/news/f1-cost-cap-what-is-it-how-it-works/10379800/#:~:text=The%20F1%20cost%20cap%20limits,cap%20to%20be%20%24175m</w:t>
        </w:r>
      </w:hyperlink>
      <w:r w:rsidRPr="008513ED">
        <w:rPr>
          <w:rFonts w:ascii="Times New Roman" w:eastAsia="Times New Roman" w:hAnsi="Times New Roman" w:cs="Times New Roman"/>
          <w:shd w:val="clear" w:color="auto" w:fill="FFFFFF"/>
        </w:rPr>
        <w:t xml:space="preserve">   </w:t>
      </w:r>
    </w:p>
    <w:p w14:paraId="42217DF4" w14:textId="6F78902D" w:rsidR="008513ED" w:rsidRDefault="008513ED" w:rsidP="008513ED">
      <w:pPr>
        <w:spacing w:before="240" w:after="240" w:line="240" w:lineRule="auto"/>
        <w:ind w:left="560"/>
        <w:rPr>
          <w:rFonts w:ascii="Times New Roman" w:eastAsia="Times New Roman" w:hAnsi="Times New Roman" w:cs="Times New Roman"/>
          <w:shd w:val="clear" w:color="auto" w:fill="FFFFFF"/>
        </w:rPr>
      </w:pPr>
      <w:r w:rsidRPr="008513ED">
        <w:rPr>
          <w:rFonts w:ascii="Times New Roman" w:eastAsia="Times New Roman" w:hAnsi="Times New Roman" w:cs="Times New Roman"/>
          <w:shd w:val="clear" w:color="auto" w:fill="FFFFFF"/>
        </w:rPr>
        <w:t xml:space="preserve">Bell, A., Smith, J., </w:t>
      </w:r>
      <w:proofErr w:type="spellStart"/>
      <w:r w:rsidRPr="008513ED">
        <w:rPr>
          <w:rFonts w:ascii="Times New Roman" w:eastAsia="Times New Roman" w:hAnsi="Times New Roman" w:cs="Times New Roman"/>
          <w:shd w:val="clear" w:color="auto" w:fill="FFFFFF"/>
        </w:rPr>
        <w:t>Sabel</w:t>
      </w:r>
      <w:proofErr w:type="spellEnd"/>
      <w:r w:rsidRPr="008513ED">
        <w:rPr>
          <w:rFonts w:ascii="Times New Roman" w:eastAsia="Times New Roman" w:hAnsi="Times New Roman" w:cs="Times New Roman"/>
          <w:shd w:val="clear" w:color="auto" w:fill="FFFFFF"/>
        </w:rPr>
        <w:t xml:space="preserve">, C.E., &amp; Jones, K. (2016). Formula for success: Multilevel modelling of Formula One Driver and Constructor performance, 1950–2014. </w:t>
      </w:r>
      <w:r w:rsidRPr="008513ED">
        <w:rPr>
          <w:rFonts w:ascii="Times New Roman" w:eastAsia="Times New Roman" w:hAnsi="Times New Roman" w:cs="Times New Roman"/>
          <w:i/>
          <w:iCs/>
          <w:shd w:val="clear" w:color="auto" w:fill="FFFFFF"/>
        </w:rPr>
        <w:t>Journal of Quantitative Analysis in Sports, 12</w:t>
      </w:r>
      <w:r w:rsidRPr="008513ED">
        <w:rPr>
          <w:rFonts w:ascii="Times New Roman" w:eastAsia="Times New Roman" w:hAnsi="Times New Roman" w:cs="Times New Roman"/>
          <w:shd w:val="clear" w:color="auto" w:fill="FFFFFF"/>
        </w:rPr>
        <w:t>, 112 - 99.</w:t>
      </w:r>
    </w:p>
    <w:p w14:paraId="19E9C386"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Bogomolov</w:t>
      </w:r>
      <w:proofErr w:type="spellEnd"/>
      <w:r w:rsidRPr="008513ED">
        <w:rPr>
          <w:rFonts w:ascii="Times New Roman" w:eastAsia="Times New Roman" w:hAnsi="Times New Roman" w:cs="Times New Roman"/>
          <w:shd w:val="clear" w:color="auto" w:fill="FFFFFF"/>
        </w:rPr>
        <w:t xml:space="preserve">, A., </w:t>
      </w:r>
      <w:proofErr w:type="spellStart"/>
      <w:r w:rsidRPr="008513ED">
        <w:rPr>
          <w:rFonts w:ascii="Times New Roman" w:eastAsia="Times New Roman" w:hAnsi="Times New Roman" w:cs="Times New Roman"/>
          <w:shd w:val="clear" w:color="auto" w:fill="FFFFFF"/>
        </w:rPr>
        <w:t>Nevezhin</w:t>
      </w:r>
      <w:proofErr w:type="spellEnd"/>
      <w:r w:rsidRPr="008513ED">
        <w:rPr>
          <w:rFonts w:ascii="Times New Roman" w:eastAsia="Times New Roman" w:hAnsi="Times New Roman" w:cs="Times New Roman"/>
          <w:shd w:val="clear" w:color="auto" w:fill="FFFFFF"/>
        </w:rPr>
        <w:t xml:space="preserve">, V., &amp; </w:t>
      </w:r>
      <w:proofErr w:type="spellStart"/>
      <w:r w:rsidRPr="008513ED">
        <w:rPr>
          <w:rFonts w:ascii="Times New Roman" w:eastAsia="Times New Roman" w:hAnsi="Times New Roman" w:cs="Times New Roman"/>
          <w:shd w:val="clear" w:color="auto" w:fill="FFFFFF"/>
        </w:rPr>
        <w:t>Zvyagintseva</w:t>
      </w:r>
      <w:proofErr w:type="spellEnd"/>
      <w:r w:rsidRPr="008513ED">
        <w:rPr>
          <w:rFonts w:ascii="Times New Roman" w:eastAsia="Times New Roman" w:hAnsi="Times New Roman" w:cs="Times New Roman"/>
          <w:shd w:val="clear" w:color="auto" w:fill="FFFFFF"/>
        </w:rPr>
        <w:t xml:space="preserve">, E.P. (2019). Random Event and Probability in Mathematical Modeling of Economic Processes. </w:t>
      </w:r>
      <w:r w:rsidRPr="008513ED">
        <w:rPr>
          <w:rFonts w:ascii="Times New Roman" w:eastAsia="Times New Roman" w:hAnsi="Times New Roman" w:cs="Times New Roman"/>
          <w:i/>
          <w:iCs/>
          <w:shd w:val="clear" w:color="auto" w:fill="FFFFFF"/>
        </w:rPr>
        <w:t>Proceedings of the International Scientific Conference "Far East Con" (ISCFEC 2018)</w:t>
      </w:r>
      <w:r w:rsidRPr="008513ED">
        <w:rPr>
          <w:rFonts w:ascii="Times New Roman" w:eastAsia="Times New Roman" w:hAnsi="Times New Roman" w:cs="Times New Roman"/>
          <w:shd w:val="clear" w:color="auto" w:fill="FFFFFF"/>
        </w:rPr>
        <w:t>.</w:t>
      </w:r>
    </w:p>
    <w:p w14:paraId="37FEA2E7"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Bruce, B. de M. (2010). In </w:t>
      </w:r>
      <w:proofErr w:type="spellStart"/>
      <w:r w:rsidRPr="008513ED">
        <w:rPr>
          <w:rFonts w:ascii="Times New Roman" w:eastAsia="Times New Roman" w:hAnsi="Times New Roman" w:cs="Times New Roman"/>
          <w:i/>
          <w:iCs/>
          <w:shd w:val="clear" w:color="auto" w:fill="FFFFFF"/>
        </w:rPr>
        <w:t>Predictioneer's</w:t>
      </w:r>
      <w:proofErr w:type="spellEnd"/>
      <w:r w:rsidRPr="008513ED">
        <w:rPr>
          <w:rFonts w:ascii="Times New Roman" w:eastAsia="Times New Roman" w:hAnsi="Times New Roman" w:cs="Times New Roman"/>
          <w:i/>
          <w:iCs/>
          <w:shd w:val="clear" w:color="auto" w:fill="FFFFFF"/>
        </w:rPr>
        <w:t xml:space="preserve"> game: Using the logic of brazen self-interest to see and shape the future</w:t>
      </w:r>
      <w:r w:rsidRPr="008513ED">
        <w:rPr>
          <w:rFonts w:ascii="Times New Roman" w:eastAsia="Times New Roman" w:hAnsi="Times New Roman" w:cs="Times New Roman"/>
          <w:shd w:val="clear" w:color="auto" w:fill="FFFFFF"/>
        </w:rPr>
        <w:t>. essay, Random House Trade Paperbacks.</w:t>
      </w:r>
    </w:p>
    <w:p w14:paraId="3EBC4CBD" w14:textId="5E36A1F9"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Chimka</w:t>
      </w:r>
      <w:proofErr w:type="spellEnd"/>
      <w:r w:rsidRPr="008513ED">
        <w:rPr>
          <w:rFonts w:ascii="Times New Roman" w:eastAsia="Times New Roman" w:hAnsi="Times New Roman" w:cs="Times New Roman"/>
          <w:shd w:val="clear" w:color="auto" w:fill="FFFFFF"/>
        </w:rPr>
        <w:t xml:space="preserve">, J. R., &amp; </w:t>
      </w:r>
      <w:proofErr w:type="spellStart"/>
      <w:r w:rsidRPr="008513ED">
        <w:rPr>
          <w:rFonts w:ascii="Times New Roman" w:eastAsia="Times New Roman" w:hAnsi="Times New Roman" w:cs="Times New Roman"/>
          <w:shd w:val="clear" w:color="auto" w:fill="FFFFFF"/>
        </w:rPr>
        <w:t>Talafuse</w:t>
      </w:r>
      <w:proofErr w:type="spellEnd"/>
      <w:r w:rsidRPr="008513ED">
        <w:rPr>
          <w:rFonts w:ascii="Times New Roman" w:eastAsia="Times New Roman" w:hAnsi="Times New Roman" w:cs="Times New Roman"/>
          <w:shd w:val="clear" w:color="auto" w:fill="FFFFFF"/>
        </w:rPr>
        <w:t xml:space="preserve">, T. P. (2016). </w:t>
      </w:r>
      <w:r w:rsidR="00D60473">
        <w:rPr>
          <w:rFonts w:ascii="Times New Roman" w:eastAsia="Times New Roman" w:hAnsi="Times New Roman" w:cs="Times New Roman"/>
          <w:shd w:val="clear" w:color="auto" w:fill="FFFFFF"/>
        </w:rPr>
        <w:t>Poisson</w:t>
      </w:r>
      <w:r w:rsidRPr="008513ED">
        <w:rPr>
          <w:rFonts w:ascii="Times New Roman" w:eastAsia="Times New Roman" w:hAnsi="Times New Roman" w:cs="Times New Roman"/>
          <w:shd w:val="clear" w:color="auto" w:fill="FFFFFF"/>
        </w:rPr>
        <w:t xml:space="preserve"> regression analysis of additional strokes assessed at golf. International Journal of Sports Science &amp; Coaching, 11(4), 619–622. https://doi.org/10.1177/1747954116654785</w:t>
      </w:r>
    </w:p>
    <w:p w14:paraId="58D8B9D0"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Collantine</w:t>
      </w:r>
      <w:proofErr w:type="spellEnd"/>
      <w:r w:rsidRPr="008513ED">
        <w:rPr>
          <w:rFonts w:ascii="Times New Roman" w:eastAsia="Times New Roman" w:hAnsi="Times New Roman" w:cs="Times New Roman"/>
          <w:shd w:val="clear" w:color="auto" w:fill="FFFFFF"/>
        </w:rPr>
        <w:t xml:space="preserve">, K. (2016, March 22). </w:t>
      </w:r>
      <w:r w:rsidRPr="008513ED">
        <w:rPr>
          <w:rFonts w:ascii="Times New Roman" w:eastAsia="Times New Roman" w:hAnsi="Times New Roman" w:cs="Times New Roman"/>
          <w:i/>
          <w:iCs/>
          <w:shd w:val="clear" w:color="auto" w:fill="FFFFFF"/>
        </w:rPr>
        <w:t xml:space="preserve">2016 Australian GP </w:t>
      </w:r>
      <w:proofErr w:type="spellStart"/>
      <w:r w:rsidRPr="008513ED">
        <w:rPr>
          <w:rFonts w:ascii="Times New Roman" w:eastAsia="Times New Roman" w:hAnsi="Times New Roman" w:cs="Times New Roman"/>
          <w:i/>
          <w:iCs/>
          <w:shd w:val="clear" w:color="auto" w:fill="FFFFFF"/>
        </w:rPr>
        <w:t>tyre</w:t>
      </w:r>
      <w:proofErr w:type="spellEnd"/>
      <w:r w:rsidRPr="008513ED">
        <w:rPr>
          <w:rFonts w:ascii="Times New Roman" w:eastAsia="Times New Roman" w:hAnsi="Times New Roman" w:cs="Times New Roman"/>
          <w:i/>
          <w:iCs/>
          <w:shd w:val="clear" w:color="auto" w:fill="FFFFFF"/>
        </w:rPr>
        <w:t xml:space="preserve"> strategies and pit stops - F1 fanatic</w:t>
      </w:r>
      <w:r w:rsidRPr="008513ED">
        <w:rPr>
          <w:rFonts w:ascii="Times New Roman" w:eastAsia="Times New Roman" w:hAnsi="Times New Roman" w:cs="Times New Roman"/>
          <w:shd w:val="clear" w:color="auto" w:fill="FFFFFF"/>
        </w:rPr>
        <w:t xml:space="preserve">. </w:t>
      </w:r>
      <w:proofErr w:type="spellStart"/>
      <w:r w:rsidRPr="008513ED">
        <w:rPr>
          <w:rFonts w:ascii="Times New Roman" w:eastAsia="Times New Roman" w:hAnsi="Times New Roman" w:cs="Times New Roman"/>
          <w:shd w:val="clear" w:color="auto" w:fill="FFFFFF"/>
        </w:rPr>
        <w:t>RaceFans</w:t>
      </w:r>
      <w:proofErr w:type="spellEnd"/>
      <w:r w:rsidRPr="008513ED">
        <w:rPr>
          <w:rFonts w:ascii="Times New Roman" w:eastAsia="Times New Roman" w:hAnsi="Times New Roman" w:cs="Times New Roman"/>
          <w:shd w:val="clear" w:color="auto" w:fill="FFFFFF"/>
        </w:rPr>
        <w:t>. Retrieved March 7, 2023, from https://www.racefans.net/2016/03/20/2016-australian-grand-prix-tyre-strategies-and-pit-stops-2/</w:t>
      </w:r>
    </w:p>
    <w:p w14:paraId="0D5D4186"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Ding, A. (n.d.). </w:t>
      </w:r>
      <w:r w:rsidRPr="008513ED">
        <w:rPr>
          <w:rFonts w:ascii="Times New Roman" w:eastAsia="Times New Roman" w:hAnsi="Times New Roman" w:cs="Times New Roman"/>
          <w:i/>
          <w:iCs/>
          <w:shd w:val="clear" w:color="auto" w:fill="FFFFFF"/>
        </w:rPr>
        <w:t>Formula 1: Using the fastf1 python API to visualize race pace</w:t>
      </w:r>
      <w:r w:rsidRPr="008513ED">
        <w:rPr>
          <w:rFonts w:ascii="Times New Roman" w:eastAsia="Times New Roman" w:hAnsi="Times New Roman" w:cs="Times New Roman"/>
          <w:shd w:val="clear" w:color="auto" w:fill="FFFFFF"/>
        </w:rPr>
        <w:t>. Formula 1: Using the FastF1 Python API to visualize race pace | Home. Retrieved March 7, 2023, from https://allending.ca/Formula1_RacePace_FastF1</w:t>
      </w:r>
    </w:p>
    <w:p w14:paraId="4DA766CE"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Dixit, A. K., &amp; Nalebuff, B. (2010). </w:t>
      </w:r>
      <w:r w:rsidRPr="008513ED">
        <w:rPr>
          <w:rFonts w:ascii="Times New Roman" w:eastAsia="Times New Roman" w:hAnsi="Times New Roman" w:cs="Times New Roman"/>
          <w:i/>
          <w:iCs/>
          <w:shd w:val="clear" w:color="auto" w:fill="FFFFFF"/>
        </w:rPr>
        <w:t>The art of strategy: A game theorist's guide to success in Business and Life</w:t>
      </w:r>
      <w:r w:rsidRPr="008513ED">
        <w:rPr>
          <w:rFonts w:ascii="Times New Roman" w:eastAsia="Times New Roman" w:hAnsi="Times New Roman" w:cs="Times New Roman"/>
          <w:shd w:val="clear" w:color="auto" w:fill="FFFFFF"/>
        </w:rPr>
        <w:t>. Norton.</w:t>
      </w:r>
    </w:p>
    <w:p w14:paraId="2A1FBE5C"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Dolmeta</w:t>
      </w:r>
      <w:proofErr w:type="spellEnd"/>
      <w:r w:rsidRPr="008513ED">
        <w:rPr>
          <w:rFonts w:ascii="Times New Roman" w:eastAsia="Times New Roman" w:hAnsi="Times New Roman" w:cs="Times New Roman"/>
          <w:shd w:val="clear" w:color="auto" w:fill="FFFFFF"/>
        </w:rPr>
        <w:t xml:space="preserve">, P., </w:t>
      </w:r>
      <w:proofErr w:type="spellStart"/>
      <w:r w:rsidRPr="008513ED">
        <w:rPr>
          <w:rFonts w:ascii="Times New Roman" w:eastAsia="Times New Roman" w:hAnsi="Times New Roman" w:cs="Times New Roman"/>
          <w:shd w:val="clear" w:color="auto" w:fill="FFFFFF"/>
        </w:rPr>
        <w:t>Argiento</w:t>
      </w:r>
      <w:proofErr w:type="spellEnd"/>
      <w:r w:rsidRPr="008513ED">
        <w:rPr>
          <w:rFonts w:ascii="Times New Roman" w:eastAsia="Times New Roman" w:hAnsi="Times New Roman" w:cs="Times New Roman"/>
          <w:shd w:val="clear" w:color="auto" w:fill="FFFFFF"/>
        </w:rPr>
        <w:t xml:space="preserve">, R., &amp; </w:t>
      </w:r>
      <w:proofErr w:type="spellStart"/>
      <w:r w:rsidRPr="008513ED">
        <w:rPr>
          <w:rFonts w:ascii="Times New Roman" w:eastAsia="Times New Roman" w:hAnsi="Times New Roman" w:cs="Times New Roman"/>
          <w:shd w:val="clear" w:color="auto" w:fill="FFFFFF"/>
        </w:rPr>
        <w:t>Montagna</w:t>
      </w:r>
      <w:proofErr w:type="spellEnd"/>
      <w:r w:rsidRPr="008513ED">
        <w:rPr>
          <w:rFonts w:ascii="Times New Roman" w:eastAsia="Times New Roman" w:hAnsi="Times New Roman" w:cs="Times New Roman"/>
          <w:shd w:val="clear" w:color="auto" w:fill="FFFFFF"/>
        </w:rPr>
        <w:t xml:space="preserve">, S. (2021). Bayesian GARCH modeling of functional sports data. </w:t>
      </w:r>
      <w:r w:rsidRPr="008513ED">
        <w:rPr>
          <w:rFonts w:ascii="Times New Roman" w:eastAsia="Times New Roman" w:hAnsi="Times New Roman" w:cs="Times New Roman"/>
          <w:i/>
          <w:iCs/>
          <w:shd w:val="clear" w:color="auto" w:fill="FFFFFF"/>
        </w:rPr>
        <w:t>Statistical Methods &amp; Applications</w:t>
      </w:r>
      <w:r w:rsidRPr="008513ED">
        <w:rPr>
          <w:rFonts w:ascii="Times New Roman" w:eastAsia="Times New Roman" w:hAnsi="Times New Roman" w:cs="Times New Roman"/>
          <w:shd w:val="clear" w:color="auto" w:fill="FFFFFF"/>
        </w:rPr>
        <w:t>.</w:t>
      </w:r>
    </w:p>
    <w:p w14:paraId="1ED69AE1"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 xml:space="preserve">The </w:t>
      </w:r>
      <w:proofErr w:type="spellStart"/>
      <w:r w:rsidRPr="008513ED">
        <w:rPr>
          <w:rFonts w:ascii="Times New Roman" w:eastAsia="Times New Roman" w:hAnsi="Times New Roman" w:cs="Times New Roman"/>
          <w:i/>
          <w:iCs/>
          <w:shd w:val="clear" w:color="auto" w:fill="FFFFFF"/>
        </w:rPr>
        <w:t>Ergast</w:t>
      </w:r>
      <w:proofErr w:type="spellEnd"/>
      <w:r w:rsidRPr="008513ED">
        <w:rPr>
          <w:rFonts w:ascii="Times New Roman" w:eastAsia="Times New Roman" w:hAnsi="Times New Roman" w:cs="Times New Roman"/>
          <w:i/>
          <w:iCs/>
          <w:shd w:val="clear" w:color="auto" w:fill="FFFFFF"/>
        </w:rPr>
        <w:t xml:space="preserve"> Developer API is an experimental web service which provides a historical record of motor racing data for non-commercial purposes.</w:t>
      </w:r>
      <w:r w:rsidRPr="008513ED">
        <w:rPr>
          <w:rFonts w:ascii="Times New Roman" w:eastAsia="Times New Roman" w:hAnsi="Times New Roman" w:cs="Times New Roman"/>
          <w:shd w:val="clear" w:color="auto" w:fill="FFFFFF"/>
        </w:rPr>
        <w:t xml:space="preserve"> </w:t>
      </w:r>
      <w:proofErr w:type="spellStart"/>
      <w:r w:rsidRPr="008513ED">
        <w:rPr>
          <w:rFonts w:ascii="Times New Roman" w:eastAsia="Times New Roman" w:hAnsi="Times New Roman" w:cs="Times New Roman"/>
          <w:shd w:val="clear" w:color="auto" w:fill="FFFFFF"/>
        </w:rPr>
        <w:t>Ergast</w:t>
      </w:r>
      <w:proofErr w:type="spellEnd"/>
      <w:r w:rsidRPr="008513ED">
        <w:rPr>
          <w:rFonts w:ascii="Times New Roman" w:eastAsia="Times New Roman" w:hAnsi="Times New Roman" w:cs="Times New Roman"/>
          <w:shd w:val="clear" w:color="auto" w:fill="FFFFFF"/>
        </w:rPr>
        <w:t xml:space="preserve"> developer API. (n.d.). Retrieved March 7, 2023, from </w:t>
      </w:r>
      <w:hyperlink r:id="rId19" w:history="1">
        <w:r w:rsidRPr="008513ED">
          <w:rPr>
            <w:rFonts w:ascii="Times New Roman" w:eastAsia="Times New Roman" w:hAnsi="Times New Roman" w:cs="Times New Roman"/>
            <w:u w:val="single"/>
            <w:shd w:val="clear" w:color="auto" w:fill="FFFFFF"/>
          </w:rPr>
          <w:t>http://ergast.com/mrd/</w:t>
        </w:r>
      </w:hyperlink>
    </w:p>
    <w:p w14:paraId="2A0059D8"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F1® Tires</w:t>
      </w:r>
      <w:r w:rsidRPr="008513ED">
        <w:rPr>
          <w:rFonts w:ascii="Times New Roman" w:eastAsia="Times New Roman" w:hAnsi="Times New Roman" w:cs="Times New Roman"/>
          <w:shd w:val="clear" w:color="auto" w:fill="FFFFFF"/>
        </w:rPr>
        <w:t>. Pirelli. (n.d.). Retrieved March 8, 2023, from https://www.pirelli.com/tires/en-us/motorsport/f1/tires </w:t>
      </w:r>
    </w:p>
    <w:p w14:paraId="6A837E78"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F1Metrics. (2015, September 3). </w:t>
      </w:r>
      <w:r w:rsidRPr="008513ED">
        <w:rPr>
          <w:rFonts w:ascii="Times New Roman" w:eastAsia="Times New Roman" w:hAnsi="Times New Roman" w:cs="Times New Roman"/>
          <w:i/>
          <w:iCs/>
          <w:shd w:val="clear" w:color="auto" w:fill="FFFFFF"/>
        </w:rPr>
        <w:t>Building a race simulator</w:t>
      </w:r>
      <w:r w:rsidRPr="008513ED">
        <w:rPr>
          <w:rFonts w:ascii="Times New Roman" w:eastAsia="Times New Roman" w:hAnsi="Times New Roman" w:cs="Times New Roman"/>
          <w:shd w:val="clear" w:color="auto" w:fill="FFFFFF"/>
        </w:rPr>
        <w:t>. f1metrics. Retrieved March 7, 2023, from https://f1metrics.wordpress.com/2014/10/03/building-a-race-simulator/</w:t>
      </w:r>
    </w:p>
    <w:p w14:paraId="5197BAFA"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Insights, T. (n.d.). </w:t>
      </w:r>
      <w:r w:rsidRPr="008513ED">
        <w:rPr>
          <w:rFonts w:ascii="Times New Roman" w:eastAsia="Times New Roman" w:hAnsi="Times New Roman" w:cs="Times New Roman"/>
          <w:i/>
          <w:iCs/>
          <w:shd w:val="clear" w:color="auto" w:fill="FFFFFF"/>
        </w:rPr>
        <w:t>Tracing insights</w:t>
      </w:r>
      <w:r w:rsidRPr="008513ED">
        <w:rPr>
          <w:rFonts w:ascii="Times New Roman" w:eastAsia="Times New Roman" w:hAnsi="Times New Roman" w:cs="Times New Roman"/>
          <w:shd w:val="clear" w:color="auto" w:fill="FFFFFF"/>
        </w:rPr>
        <w:t xml:space="preserve">. </w:t>
      </w:r>
      <w:proofErr w:type="spellStart"/>
      <w:r w:rsidRPr="008513ED">
        <w:rPr>
          <w:rFonts w:ascii="Times New Roman" w:eastAsia="Times New Roman" w:hAnsi="Times New Roman" w:cs="Times New Roman"/>
          <w:shd w:val="clear" w:color="auto" w:fill="FFFFFF"/>
        </w:rPr>
        <w:t>Substack</w:t>
      </w:r>
      <w:proofErr w:type="spellEnd"/>
      <w:r w:rsidRPr="008513ED">
        <w:rPr>
          <w:rFonts w:ascii="Times New Roman" w:eastAsia="Times New Roman" w:hAnsi="Times New Roman" w:cs="Times New Roman"/>
          <w:shd w:val="clear" w:color="auto" w:fill="FFFFFF"/>
        </w:rPr>
        <w:t>. Retrieved March 7, 2023, from https://tracinginsights.substack.com/</w:t>
      </w:r>
    </w:p>
    <w:p w14:paraId="44ECEC8D"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Jasper. (2021, October 13). </w:t>
      </w:r>
      <w:r w:rsidRPr="008513ED">
        <w:rPr>
          <w:rFonts w:ascii="Times New Roman" w:eastAsia="Times New Roman" w:hAnsi="Times New Roman" w:cs="Times New Roman"/>
          <w:i/>
          <w:iCs/>
          <w:shd w:val="clear" w:color="auto" w:fill="FFFFFF"/>
        </w:rPr>
        <w:t>Formula 1 data analysis tutorial - 2021 Russian GP: "to box, or not to box?"</w:t>
      </w:r>
      <w:r w:rsidRPr="008513ED">
        <w:rPr>
          <w:rFonts w:ascii="Times New Roman" w:eastAsia="Times New Roman" w:hAnsi="Times New Roman" w:cs="Times New Roman"/>
          <w:shd w:val="clear" w:color="auto" w:fill="FFFFFF"/>
        </w:rPr>
        <w:t>. Medium. Retrieved March 7, 2023, from https://medium.com/towards-formula-1-analysis/formula-1-data-analysis-tutorial-2021-russian-gp-to-box-or-not-to-box-da6399bd4a39</w:t>
      </w:r>
    </w:p>
    <w:p w14:paraId="503BADFF"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lastRenderedPageBreak/>
        <w:t xml:space="preserve">Jasper. (2022, March 31). </w:t>
      </w:r>
      <w:r w:rsidRPr="008513ED">
        <w:rPr>
          <w:rFonts w:ascii="Times New Roman" w:eastAsia="Times New Roman" w:hAnsi="Times New Roman" w:cs="Times New Roman"/>
          <w:i/>
          <w:iCs/>
          <w:shd w:val="clear" w:color="auto" w:fill="FFFFFF"/>
        </w:rPr>
        <w:t>How to analyze formula 1 telemetry in 2022 - A python tutorial</w:t>
      </w:r>
      <w:r w:rsidRPr="008513ED">
        <w:rPr>
          <w:rFonts w:ascii="Times New Roman" w:eastAsia="Times New Roman" w:hAnsi="Times New Roman" w:cs="Times New Roman"/>
          <w:shd w:val="clear" w:color="auto" w:fill="FFFFFF"/>
        </w:rPr>
        <w:t>. Medium. Retrieved March 7, 2023, from https://medium.com/towards-formula-1-analysis/how-to-analyze-formula-1-telemetry-in-2022-a-python-tutorial-309ced4b8992</w:t>
      </w:r>
    </w:p>
    <w:p w14:paraId="1C8EE223"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Jasper. (2022, March 7). </w:t>
      </w:r>
      <w:r w:rsidRPr="008513ED">
        <w:rPr>
          <w:rFonts w:ascii="Times New Roman" w:eastAsia="Times New Roman" w:hAnsi="Times New Roman" w:cs="Times New Roman"/>
          <w:i/>
          <w:iCs/>
          <w:shd w:val="clear" w:color="auto" w:fill="FFFFFF"/>
        </w:rPr>
        <w:t>Analyzing formula 1 race pace using Python</w:t>
      </w:r>
      <w:r w:rsidRPr="008513ED">
        <w:rPr>
          <w:rFonts w:ascii="Times New Roman" w:eastAsia="Times New Roman" w:hAnsi="Times New Roman" w:cs="Times New Roman"/>
          <w:shd w:val="clear" w:color="auto" w:fill="FFFFFF"/>
        </w:rPr>
        <w:t xml:space="preserve">. Medium. Retrieved March 7, 2023, from </w:t>
      </w:r>
      <w:hyperlink r:id="rId20" w:history="1">
        <w:r w:rsidRPr="008513ED">
          <w:rPr>
            <w:rFonts w:ascii="Times New Roman" w:eastAsia="Times New Roman" w:hAnsi="Times New Roman" w:cs="Times New Roman"/>
            <w:u w:val="single"/>
            <w:shd w:val="clear" w:color="auto" w:fill="FFFFFF"/>
          </w:rPr>
          <w:t>https://medium.com/towards-formula-1-analysis/analyzing-formula-1-race-pace-using-python-c053d80f48ff</w:t>
        </w:r>
      </w:hyperlink>
    </w:p>
    <w:p w14:paraId="30860BAB" w14:textId="5ADBE574" w:rsidR="008513ED" w:rsidRPr="008513ED" w:rsidRDefault="008513ED" w:rsidP="008513ED">
      <w:pPr>
        <w:spacing w:line="240" w:lineRule="auto"/>
        <w:ind w:left="560" w:hanging="7"/>
        <w:rPr>
          <w:rFonts w:ascii="Times New Roman" w:eastAsia="Times New Roman" w:hAnsi="Times New Roman" w:cs="Times New Roman"/>
        </w:rPr>
      </w:pPr>
      <w:r w:rsidRPr="008513ED">
        <w:rPr>
          <w:rFonts w:ascii="Times New Roman" w:eastAsia="Times New Roman" w:hAnsi="Times New Roman" w:cs="Times New Roman"/>
        </w:rPr>
        <w:t>Johnson, Alicia A., et al. “</w:t>
      </w:r>
      <w:r w:rsidR="00D60473">
        <w:rPr>
          <w:rFonts w:ascii="Times New Roman" w:eastAsia="Times New Roman" w:hAnsi="Times New Roman" w:cs="Times New Roman"/>
        </w:rPr>
        <w:t>Poisson</w:t>
      </w:r>
      <w:r w:rsidRPr="008513ED">
        <w:rPr>
          <w:rFonts w:ascii="Times New Roman" w:eastAsia="Times New Roman" w:hAnsi="Times New Roman" w:cs="Times New Roman"/>
        </w:rPr>
        <w:t xml:space="preserve"> &amp; Negative Binomial Regression.” </w:t>
      </w:r>
      <w:r w:rsidRPr="008513ED">
        <w:rPr>
          <w:rFonts w:ascii="Times New Roman" w:eastAsia="Times New Roman" w:hAnsi="Times New Roman" w:cs="Times New Roman"/>
          <w:i/>
          <w:iCs/>
        </w:rPr>
        <w:t xml:space="preserve">Bayes </w:t>
      </w:r>
      <w:proofErr w:type="gramStart"/>
      <w:r w:rsidRPr="008513ED">
        <w:rPr>
          <w:rFonts w:ascii="Times New Roman" w:eastAsia="Times New Roman" w:hAnsi="Times New Roman" w:cs="Times New Roman"/>
          <w:i/>
          <w:iCs/>
        </w:rPr>
        <w:t>Rules!:</w:t>
      </w:r>
      <w:proofErr w:type="gramEnd"/>
      <w:r w:rsidRPr="008513ED">
        <w:rPr>
          <w:rFonts w:ascii="Times New Roman" w:eastAsia="Times New Roman" w:hAnsi="Times New Roman" w:cs="Times New Roman"/>
          <w:i/>
          <w:iCs/>
        </w:rPr>
        <w:t xml:space="preserve"> An Introduction to Applied Bayesian Modeling</w:t>
      </w:r>
      <w:r w:rsidRPr="008513ED">
        <w:rPr>
          <w:rFonts w:ascii="Times New Roman" w:eastAsia="Times New Roman" w:hAnsi="Times New Roman" w:cs="Times New Roman"/>
        </w:rPr>
        <w:t>, CRC Press, Boca Raton, FL, 2022. </w:t>
      </w:r>
    </w:p>
    <w:p w14:paraId="217A6661"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Kesteren</w:t>
      </w:r>
      <w:proofErr w:type="spellEnd"/>
      <w:r w:rsidRPr="008513ED">
        <w:rPr>
          <w:rFonts w:ascii="Times New Roman" w:eastAsia="Times New Roman" w:hAnsi="Times New Roman" w:cs="Times New Roman"/>
          <w:shd w:val="clear" w:color="auto" w:fill="FFFFFF"/>
        </w:rPr>
        <w:t xml:space="preserve">, E.V., &amp; </w:t>
      </w:r>
      <w:proofErr w:type="spellStart"/>
      <w:r w:rsidRPr="008513ED">
        <w:rPr>
          <w:rFonts w:ascii="Times New Roman" w:eastAsia="Times New Roman" w:hAnsi="Times New Roman" w:cs="Times New Roman"/>
          <w:shd w:val="clear" w:color="auto" w:fill="FFFFFF"/>
        </w:rPr>
        <w:t>Bergkamp</w:t>
      </w:r>
      <w:proofErr w:type="spellEnd"/>
      <w:r w:rsidRPr="008513ED">
        <w:rPr>
          <w:rFonts w:ascii="Times New Roman" w:eastAsia="Times New Roman" w:hAnsi="Times New Roman" w:cs="Times New Roman"/>
          <w:shd w:val="clear" w:color="auto" w:fill="FFFFFF"/>
        </w:rPr>
        <w:t>, T.L. (2022). Bayesian Analysis of Formula One Race Results: Disentangling Driver Skill and Constructor Advantage.</w:t>
      </w:r>
    </w:p>
    <w:p w14:paraId="6FB6671C"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Lee, J. (2022). A Finite-State Stationary Process with Long-Range Dependence and Fractional Multinomial Distribution. </w:t>
      </w:r>
      <w:r w:rsidRPr="008513ED">
        <w:rPr>
          <w:rFonts w:ascii="Times New Roman" w:eastAsia="Times New Roman" w:hAnsi="Times New Roman" w:cs="Times New Roman"/>
          <w:i/>
          <w:iCs/>
          <w:shd w:val="clear" w:color="auto" w:fill="FFFFFF"/>
        </w:rPr>
        <w:t>Fractal and Fractional</w:t>
      </w:r>
      <w:r w:rsidRPr="008513ED">
        <w:rPr>
          <w:rFonts w:ascii="Times New Roman" w:eastAsia="Times New Roman" w:hAnsi="Times New Roman" w:cs="Times New Roman"/>
          <w:shd w:val="clear" w:color="auto" w:fill="FFFFFF"/>
        </w:rPr>
        <w:t>.</w:t>
      </w:r>
    </w:p>
    <w:p w14:paraId="439E8F23"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Maiza</w:t>
      </w:r>
      <w:proofErr w:type="spellEnd"/>
      <w:r w:rsidRPr="008513ED">
        <w:rPr>
          <w:rFonts w:ascii="Times New Roman" w:eastAsia="Times New Roman" w:hAnsi="Times New Roman" w:cs="Times New Roman"/>
          <w:shd w:val="clear" w:color="auto" w:fill="FFFFFF"/>
        </w:rPr>
        <w:t xml:space="preserve">, A. (2020, October 30). </w:t>
      </w:r>
      <w:r w:rsidRPr="008513ED">
        <w:rPr>
          <w:rFonts w:ascii="Times New Roman" w:eastAsia="Times New Roman" w:hAnsi="Times New Roman" w:cs="Times New Roman"/>
          <w:i/>
          <w:iCs/>
          <w:shd w:val="clear" w:color="auto" w:fill="FFFFFF"/>
        </w:rPr>
        <w:t>Reinforcement learning for formula 1 race strategy</w:t>
      </w:r>
      <w:r w:rsidRPr="008513ED">
        <w:rPr>
          <w:rFonts w:ascii="Times New Roman" w:eastAsia="Times New Roman" w:hAnsi="Times New Roman" w:cs="Times New Roman"/>
          <w:shd w:val="clear" w:color="auto" w:fill="FFFFFF"/>
        </w:rPr>
        <w:t>. Medium. Retrieved March 7, 2023, from https://towardsdatascience.com/reinforcement-learning-for-formula-1-race-strategy-7f29c966472a</w:t>
      </w:r>
    </w:p>
    <w:p w14:paraId="34E61632"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Medland</w:t>
      </w:r>
      <w:proofErr w:type="spellEnd"/>
      <w:r w:rsidRPr="008513ED">
        <w:rPr>
          <w:rFonts w:ascii="Times New Roman" w:eastAsia="Times New Roman" w:hAnsi="Times New Roman" w:cs="Times New Roman"/>
          <w:shd w:val="clear" w:color="auto" w:fill="FFFFFF"/>
        </w:rPr>
        <w:t xml:space="preserve">, C. (2022, August 28). </w:t>
      </w:r>
      <w:r w:rsidRPr="008513ED">
        <w:rPr>
          <w:rFonts w:ascii="Times New Roman" w:eastAsia="Times New Roman" w:hAnsi="Times New Roman" w:cs="Times New Roman"/>
          <w:i/>
          <w:iCs/>
          <w:shd w:val="clear" w:color="auto" w:fill="FFFFFF"/>
        </w:rPr>
        <w:t xml:space="preserve">Strategy guide: What are the possible race strategies for the 2022 Belgian Grand </w:t>
      </w:r>
      <w:proofErr w:type="gramStart"/>
      <w:r w:rsidRPr="008513ED">
        <w:rPr>
          <w:rFonts w:ascii="Times New Roman" w:eastAsia="Times New Roman" w:hAnsi="Times New Roman" w:cs="Times New Roman"/>
          <w:i/>
          <w:iCs/>
          <w:shd w:val="clear" w:color="auto" w:fill="FFFFFF"/>
        </w:rPr>
        <w:t>Prix?:</w:t>
      </w:r>
      <w:proofErr w:type="gramEnd"/>
      <w:r w:rsidRPr="008513ED">
        <w:rPr>
          <w:rFonts w:ascii="Times New Roman" w:eastAsia="Times New Roman" w:hAnsi="Times New Roman" w:cs="Times New Roman"/>
          <w:i/>
          <w:iCs/>
          <w:shd w:val="clear" w:color="auto" w:fill="FFFFFF"/>
        </w:rPr>
        <w:t xml:space="preserve"> Formula 1®</w:t>
      </w:r>
      <w:r w:rsidRPr="008513ED">
        <w:rPr>
          <w:rFonts w:ascii="Times New Roman" w:eastAsia="Times New Roman" w:hAnsi="Times New Roman" w:cs="Times New Roman"/>
          <w:shd w:val="clear" w:color="auto" w:fill="FFFFFF"/>
        </w:rPr>
        <w:t>. Formula 1. Retrieved March 7, 2023, from https://www.formula1.com/en/latest/article.strategy-guide-what-are-the-possible-race-strategies-for-the-2022-belgian.3rU2eOmR5tEMNrpukMd5Ar.html</w:t>
      </w:r>
    </w:p>
    <w:p w14:paraId="79EE45E4"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Mercedes-AMG Petronas Formula One Team. (2022, November 17). </w:t>
      </w:r>
      <w:r w:rsidRPr="008513ED">
        <w:rPr>
          <w:rFonts w:ascii="Times New Roman" w:eastAsia="Times New Roman" w:hAnsi="Times New Roman" w:cs="Times New Roman"/>
          <w:i/>
          <w:iCs/>
          <w:shd w:val="clear" w:color="auto" w:fill="FFFFFF"/>
        </w:rPr>
        <w:t>Mercedes feature: Data and electronics in F1 - explained</w:t>
      </w:r>
      <w:r w:rsidRPr="008513ED">
        <w:rPr>
          <w:rFonts w:ascii="Times New Roman" w:eastAsia="Times New Roman" w:hAnsi="Times New Roman" w:cs="Times New Roman"/>
          <w:shd w:val="clear" w:color="auto" w:fill="FFFFFF"/>
        </w:rPr>
        <w:t>. Silver Arrows Net. Retrieved March 8, 2023, from https://www.silverarrows.net/news/mercedes-feature-data-and-electronics-in-f1-explained/ </w:t>
      </w:r>
    </w:p>
    <w:p w14:paraId="44FC31D7"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Nigro, V. (2020, June 11). </w:t>
      </w:r>
      <w:r w:rsidRPr="008513ED">
        <w:rPr>
          <w:rFonts w:ascii="Times New Roman" w:eastAsia="Times New Roman" w:hAnsi="Times New Roman" w:cs="Times New Roman"/>
          <w:i/>
          <w:iCs/>
          <w:shd w:val="clear" w:color="auto" w:fill="FFFFFF"/>
        </w:rPr>
        <w:t>Formula 1 race predictor</w:t>
      </w:r>
      <w:r w:rsidRPr="008513ED">
        <w:rPr>
          <w:rFonts w:ascii="Times New Roman" w:eastAsia="Times New Roman" w:hAnsi="Times New Roman" w:cs="Times New Roman"/>
          <w:shd w:val="clear" w:color="auto" w:fill="FFFFFF"/>
        </w:rPr>
        <w:t>. Medium. Retrieved March 7, 2023, from https://towardsdatascience.com/formula-1-race-predictor-5d4bfae887da</w:t>
      </w:r>
    </w:p>
    <w:p w14:paraId="1A10E23E"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Pandey, P. (2022, March 22). </w:t>
      </w:r>
      <w:r w:rsidRPr="008513ED">
        <w:rPr>
          <w:rFonts w:ascii="Times New Roman" w:eastAsia="Times New Roman" w:hAnsi="Times New Roman" w:cs="Times New Roman"/>
          <w:i/>
          <w:iCs/>
          <w:shd w:val="clear" w:color="auto" w:fill="FFFFFF"/>
        </w:rPr>
        <w:t xml:space="preserve">Accessing formula -1 race's </w:t>
      </w:r>
      <w:r w:rsidRPr="008513ED">
        <w:rPr>
          <w:rFonts w:ascii="Segoe UI Symbol" w:eastAsia="Times New Roman" w:hAnsi="Segoe UI Symbol" w:cs="Segoe UI Symbol"/>
          <w:i/>
          <w:iCs/>
          <w:shd w:val="clear" w:color="auto" w:fill="FFFFFF"/>
        </w:rPr>
        <w:t>🏎</w:t>
      </w:r>
      <w:r w:rsidRPr="008513ED">
        <w:rPr>
          <w:rFonts w:ascii="Times New Roman" w:eastAsia="Times New Roman" w:hAnsi="Times New Roman" w:cs="Times New Roman"/>
          <w:i/>
          <w:iCs/>
          <w:shd w:val="clear" w:color="auto" w:fill="FFFFFF"/>
        </w:rPr>
        <w:t xml:space="preserve"> historical data using Python</w:t>
      </w:r>
      <w:r w:rsidRPr="008513ED">
        <w:rPr>
          <w:rFonts w:ascii="Times New Roman" w:eastAsia="Times New Roman" w:hAnsi="Times New Roman" w:cs="Times New Roman"/>
          <w:shd w:val="clear" w:color="auto" w:fill="FFFFFF"/>
        </w:rPr>
        <w:t>. Medium. Retrieved March 7, 2023, from https://pandeyparul.medium.com/accessing-formula-1-races-historical-data-using-python-b7c80e544f50</w:t>
      </w:r>
    </w:p>
    <w:p w14:paraId="14C435E6"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Predicting baseball</w:t>
      </w:r>
      <w:r w:rsidRPr="008513ED">
        <w:rPr>
          <w:rFonts w:ascii="Times New Roman" w:eastAsia="Times New Roman" w:hAnsi="Times New Roman" w:cs="Times New Roman"/>
          <w:shd w:val="clear" w:color="auto" w:fill="FFFFFF"/>
        </w:rPr>
        <w:t xml:space="preserve">. Sports Management Degrees. (n.d.). Retrieved March 7, 2023, from </w:t>
      </w:r>
      <w:hyperlink r:id="rId21" w:history="1">
        <w:r w:rsidRPr="008513ED">
          <w:rPr>
            <w:rFonts w:ascii="Times New Roman" w:eastAsia="Times New Roman" w:hAnsi="Times New Roman" w:cs="Times New Roman"/>
            <w:u w:val="single"/>
            <w:shd w:val="clear" w:color="auto" w:fill="FFFFFF"/>
          </w:rPr>
          <w:t>https://www.sports-management-degrees.com/baseball/</w:t>
        </w:r>
      </w:hyperlink>
    </w:p>
    <w:p w14:paraId="46547612"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Pretorius, L. (2022, January 12). </w:t>
      </w:r>
      <w:r w:rsidRPr="008513ED">
        <w:rPr>
          <w:rFonts w:ascii="Times New Roman" w:eastAsia="Times New Roman" w:hAnsi="Times New Roman" w:cs="Times New Roman"/>
          <w:i/>
          <w:iCs/>
          <w:shd w:val="clear" w:color="auto" w:fill="FFFFFF"/>
        </w:rPr>
        <w:t>Flags in F1 explained</w:t>
      </w:r>
      <w:r w:rsidRPr="008513ED">
        <w:rPr>
          <w:rFonts w:ascii="Times New Roman" w:eastAsia="Times New Roman" w:hAnsi="Times New Roman" w:cs="Times New Roman"/>
          <w:shd w:val="clear" w:color="auto" w:fill="FFFFFF"/>
        </w:rPr>
        <w:t>. One Stop Racing. Retrieved March 8, 2023, from https://onestopracing.com/flags-in-f1-explained/#:~:text=Each%20flag%20used%20in%20F1,means%20a%20driver%20is%20disqualified </w:t>
      </w:r>
    </w:p>
    <w:p w14:paraId="31426F40"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R/f1technical</w:t>
      </w:r>
      <w:r w:rsidRPr="008513ED">
        <w:rPr>
          <w:rFonts w:ascii="Times New Roman" w:eastAsia="Times New Roman" w:hAnsi="Times New Roman" w:cs="Times New Roman"/>
          <w:shd w:val="clear" w:color="auto" w:fill="FFFFFF"/>
        </w:rPr>
        <w:t>. reddit. (n.d.). Retrieved March 7, 2023, from https://www.reddit.com/r/F1Technical/ </w:t>
      </w:r>
    </w:p>
    <w:p w14:paraId="5CB2B481"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Santos-Fernandez, E., Wu, P. &amp; </w:t>
      </w:r>
      <w:proofErr w:type="spellStart"/>
      <w:r w:rsidRPr="008513ED">
        <w:rPr>
          <w:rFonts w:ascii="Times New Roman" w:eastAsia="Times New Roman" w:hAnsi="Times New Roman" w:cs="Times New Roman"/>
          <w:shd w:val="clear" w:color="auto" w:fill="FFFFFF"/>
        </w:rPr>
        <w:t>Mengersen</w:t>
      </w:r>
      <w:proofErr w:type="spellEnd"/>
      <w:r w:rsidRPr="008513ED">
        <w:rPr>
          <w:rFonts w:ascii="Times New Roman" w:eastAsia="Times New Roman" w:hAnsi="Times New Roman" w:cs="Times New Roman"/>
          <w:shd w:val="clear" w:color="auto" w:fill="FFFFFF"/>
        </w:rPr>
        <w:t xml:space="preserve">, K. (2019). Bayesian statistics meets sports: a comprehensive review. </w:t>
      </w:r>
      <w:r w:rsidRPr="008513ED">
        <w:rPr>
          <w:rFonts w:ascii="Times New Roman" w:eastAsia="Times New Roman" w:hAnsi="Times New Roman" w:cs="Times New Roman"/>
          <w:i/>
          <w:iCs/>
          <w:shd w:val="clear" w:color="auto" w:fill="FFFFFF"/>
        </w:rPr>
        <w:t>Journal of Quantitative Analysis in Sports</w:t>
      </w:r>
      <w:r w:rsidRPr="008513ED">
        <w:rPr>
          <w:rFonts w:ascii="Times New Roman" w:eastAsia="Times New Roman" w:hAnsi="Times New Roman" w:cs="Times New Roman"/>
          <w:shd w:val="clear" w:color="auto" w:fill="FFFFFF"/>
        </w:rPr>
        <w:t xml:space="preserve">, </w:t>
      </w:r>
      <w:r w:rsidRPr="008513ED">
        <w:rPr>
          <w:rFonts w:ascii="Times New Roman" w:eastAsia="Times New Roman" w:hAnsi="Times New Roman" w:cs="Times New Roman"/>
          <w:i/>
          <w:iCs/>
          <w:shd w:val="clear" w:color="auto" w:fill="FFFFFF"/>
        </w:rPr>
        <w:t>15</w:t>
      </w:r>
      <w:r w:rsidRPr="008513ED">
        <w:rPr>
          <w:rFonts w:ascii="Times New Roman" w:eastAsia="Times New Roman" w:hAnsi="Times New Roman" w:cs="Times New Roman"/>
          <w:shd w:val="clear" w:color="auto" w:fill="FFFFFF"/>
        </w:rPr>
        <w:t>(4), 289-312.</w:t>
      </w:r>
      <w:hyperlink r:id="rId22" w:history="1">
        <w:r w:rsidRPr="008513ED">
          <w:rPr>
            <w:rFonts w:ascii="Times New Roman" w:eastAsia="Times New Roman" w:hAnsi="Times New Roman" w:cs="Times New Roman"/>
            <w:u w:val="single"/>
            <w:shd w:val="clear" w:color="auto" w:fill="FFFFFF"/>
          </w:rPr>
          <w:t xml:space="preserve"> https://doi.org/10.1515/jqas-2018-0106</w:t>
        </w:r>
      </w:hyperlink>
    </w:p>
    <w:p w14:paraId="4EC392ED"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lastRenderedPageBreak/>
        <w:t xml:space="preserve">Schaefer, P. (n.d.). </w:t>
      </w:r>
      <w:proofErr w:type="spellStart"/>
      <w:r w:rsidRPr="008513ED">
        <w:rPr>
          <w:rFonts w:ascii="Times New Roman" w:eastAsia="Times New Roman" w:hAnsi="Times New Roman" w:cs="Times New Roman"/>
          <w:i/>
          <w:iCs/>
          <w:shd w:val="clear" w:color="auto" w:fill="FFFFFF"/>
        </w:rPr>
        <w:t>TheOehrly</w:t>
      </w:r>
      <w:proofErr w:type="spellEnd"/>
      <w:r w:rsidRPr="008513ED">
        <w:rPr>
          <w:rFonts w:ascii="Times New Roman" w:eastAsia="Times New Roman" w:hAnsi="Times New Roman" w:cs="Times New Roman"/>
          <w:i/>
          <w:iCs/>
          <w:shd w:val="clear" w:color="auto" w:fill="FFFFFF"/>
        </w:rPr>
        <w:t>/Fast-F1: FastF1 is a python package for accessing and analyzing formula 1 results, schedules, timing data and telemetry</w:t>
      </w:r>
      <w:r w:rsidRPr="008513ED">
        <w:rPr>
          <w:rFonts w:ascii="Times New Roman" w:eastAsia="Times New Roman" w:hAnsi="Times New Roman" w:cs="Times New Roman"/>
          <w:shd w:val="clear" w:color="auto" w:fill="FFFFFF"/>
        </w:rPr>
        <w:t xml:space="preserve">. GitHub. Retrieved March 7, 2023, from </w:t>
      </w:r>
      <w:hyperlink r:id="rId23" w:history="1">
        <w:r w:rsidRPr="008513ED">
          <w:rPr>
            <w:rFonts w:ascii="Times New Roman" w:eastAsia="Times New Roman" w:hAnsi="Times New Roman" w:cs="Times New Roman"/>
            <w:u w:val="single"/>
            <w:shd w:val="clear" w:color="auto" w:fill="FFFFFF"/>
          </w:rPr>
          <w:t>https://github.com/theOehrly/Fast-F1</w:t>
        </w:r>
      </w:hyperlink>
    </w:p>
    <w:p w14:paraId="3FE874AD"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Spiliopoulos</w:t>
      </w:r>
      <w:proofErr w:type="spellEnd"/>
      <w:r w:rsidRPr="008513ED">
        <w:rPr>
          <w:rFonts w:ascii="Times New Roman" w:eastAsia="Times New Roman" w:hAnsi="Times New Roman" w:cs="Times New Roman"/>
          <w:shd w:val="clear" w:color="auto" w:fill="FFFFFF"/>
        </w:rPr>
        <w:t xml:space="preserve">, L. (2016). Randomization and Serial Dependence in Professional Tennis Matches: Do Strategic Considerations, Player Rankings and Match Characteristics Matter? </w:t>
      </w:r>
      <w:r w:rsidRPr="008513ED">
        <w:rPr>
          <w:rFonts w:ascii="Times New Roman" w:eastAsia="Times New Roman" w:hAnsi="Times New Roman" w:cs="Times New Roman"/>
          <w:i/>
          <w:iCs/>
          <w:shd w:val="clear" w:color="auto" w:fill="FFFFFF"/>
        </w:rPr>
        <w:t xml:space="preserve">Behavioral &amp; Experimental Economics </w:t>
      </w:r>
      <w:proofErr w:type="spellStart"/>
      <w:r w:rsidRPr="008513ED">
        <w:rPr>
          <w:rFonts w:ascii="Times New Roman" w:eastAsia="Times New Roman" w:hAnsi="Times New Roman" w:cs="Times New Roman"/>
          <w:i/>
          <w:iCs/>
          <w:shd w:val="clear" w:color="auto" w:fill="FFFFFF"/>
        </w:rPr>
        <w:t>eJournal</w:t>
      </w:r>
      <w:proofErr w:type="spellEnd"/>
      <w:r w:rsidRPr="008513ED">
        <w:rPr>
          <w:rFonts w:ascii="Times New Roman" w:eastAsia="Times New Roman" w:hAnsi="Times New Roman" w:cs="Times New Roman"/>
          <w:shd w:val="clear" w:color="auto" w:fill="FFFFFF"/>
        </w:rPr>
        <w:t>.</w:t>
      </w:r>
    </w:p>
    <w:p w14:paraId="53D0DDE0"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Stavropoulos, V. (2018, May 21). </w:t>
      </w:r>
      <w:r w:rsidRPr="008513ED">
        <w:rPr>
          <w:rFonts w:ascii="Times New Roman" w:eastAsia="Times New Roman" w:hAnsi="Times New Roman" w:cs="Times New Roman"/>
          <w:i/>
          <w:iCs/>
          <w:shd w:val="clear" w:color="auto" w:fill="FFFFFF"/>
        </w:rPr>
        <w:t xml:space="preserve">A thorough analysis of </w:t>
      </w:r>
      <w:proofErr w:type="gramStart"/>
      <w:r w:rsidRPr="008513ED">
        <w:rPr>
          <w:rFonts w:ascii="Times New Roman" w:eastAsia="Times New Roman" w:hAnsi="Times New Roman" w:cs="Times New Roman"/>
          <w:i/>
          <w:iCs/>
          <w:shd w:val="clear" w:color="auto" w:fill="FFFFFF"/>
        </w:rPr>
        <w:t>The</w:t>
      </w:r>
      <w:proofErr w:type="gramEnd"/>
      <w:r w:rsidRPr="008513ED">
        <w:rPr>
          <w:rFonts w:ascii="Times New Roman" w:eastAsia="Times New Roman" w:hAnsi="Times New Roman" w:cs="Times New Roman"/>
          <w:i/>
          <w:iCs/>
          <w:shd w:val="clear" w:color="auto" w:fill="FFFFFF"/>
        </w:rPr>
        <w:t xml:space="preserve"> pit stop strategy in formula 1</w:t>
      </w:r>
      <w:r w:rsidRPr="008513ED">
        <w:rPr>
          <w:rFonts w:ascii="Times New Roman" w:eastAsia="Times New Roman" w:hAnsi="Times New Roman" w:cs="Times New Roman"/>
          <w:shd w:val="clear" w:color="auto" w:fill="FFFFFF"/>
        </w:rPr>
        <w:t xml:space="preserve">. </w:t>
      </w:r>
      <w:proofErr w:type="spellStart"/>
      <w:r w:rsidRPr="008513ED">
        <w:rPr>
          <w:rFonts w:ascii="Times New Roman" w:eastAsia="Times New Roman" w:hAnsi="Times New Roman" w:cs="Times New Roman"/>
          <w:shd w:val="clear" w:color="auto" w:fill="FFFFFF"/>
        </w:rPr>
        <w:t>Statathlon</w:t>
      </w:r>
      <w:proofErr w:type="spellEnd"/>
      <w:r w:rsidRPr="008513ED">
        <w:rPr>
          <w:rFonts w:ascii="Times New Roman" w:eastAsia="Times New Roman" w:hAnsi="Times New Roman" w:cs="Times New Roman"/>
          <w:shd w:val="clear" w:color="auto" w:fill="FFFFFF"/>
        </w:rPr>
        <w:t>. Retrieved March 7, 2023, from https://statathlon.com/analysis-of-the-pit-stop-strategy-in-f1/ </w:t>
      </w:r>
    </w:p>
    <w:p w14:paraId="0EDCA9BA"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Tulabandhula</w:t>
      </w:r>
      <w:proofErr w:type="spellEnd"/>
      <w:r w:rsidRPr="008513ED">
        <w:rPr>
          <w:rFonts w:ascii="Times New Roman" w:eastAsia="Times New Roman" w:hAnsi="Times New Roman" w:cs="Times New Roman"/>
          <w:shd w:val="clear" w:color="auto" w:fill="FFFFFF"/>
        </w:rPr>
        <w:t xml:space="preserve">, T., &amp; Rudin, C. (2014). Tire Changes, Fresh Air, and Yellow Flags: Challenges in Predictive Analytics for Professional Racing. </w:t>
      </w:r>
      <w:r w:rsidRPr="008513ED">
        <w:rPr>
          <w:rFonts w:ascii="Times New Roman" w:eastAsia="Times New Roman" w:hAnsi="Times New Roman" w:cs="Times New Roman"/>
          <w:i/>
          <w:iCs/>
        </w:rPr>
        <w:t>Big data, 2 2</w:t>
      </w:r>
      <w:r w:rsidRPr="008513ED">
        <w:rPr>
          <w:rFonts w:ascii="Times New Roman" w:eastAsia="Times New Roman" w:hAnsi="Times New Roman" w:cs="Times New Roman"/>
          <w:shd w:val="clear" w:color="auto" w:fill="FFFFFF"/>
        </w:rPr>
        <w:t>, 97-112 </w:t>
      </w:r>
    </w:p>
    <w:p w14:paraId="426805C2"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Wunderlich, F., </w:t>
      </w:r>
      <w:proofErr w:type="spellStart"/>
      <w:r w:rsidRPr="008513ED">
        <w:rPr>
          <w:rFonts w:ascii="Times New Roman" w:eastAsia="Times New Roman" w:hAnsi="Times New Roman" w:cs="Times New Roman"/>
          <w:shd w:val="clear" w:color="auto" w:fill="FFFFFF"/>
        </w:rPr>
        <w:t>Seck</w:t>
      </w:r>
      <w:proofErr w:type="spellEnd"/>
      <w:r w:rsidRPr="008513ED">
        <w:rPr>
          <w:rFonts w:ascii="Times New Roman" w:eastAsia="Times New Roman" w:hAnsi="Times New Roman" w:cs="Times New Roman"/>
          <w:shd w:val="clear" w:color="auto" w:fill="FFFFFF"/>
        </w:rPr>
        <w:t xml:space="preserve">, A., &amp; </w:t>
      </w:r>
      <w:proofErr w:type="spellStart"/>
      <w:r w:rsidRPr="008513ED">
        <w:rPr>
          <w:rFonts w:ascii="Times New Roman" w:eastAsia="Times New Roman" w:hAnsi="Times New Roman" w:cs="Times New Roman"/>
          <w:shd w:val="clear" w:color="auto" w:fill="FFFFFF"/>
        </w:rPr>
        <w:t>Memmert</w:t>
      </w:r>
      <w:proofErr w:type="spellEnd"/>
      <w:r w:rsidRPr="008513ED">
        <w:rPr>
          <w:rFonts w:ascii="Times New Roman" w:eastAsia="Times New Roman" w:hAnsi="Times New Roman" w:cs="Times New Roman"/>
          <w:shd w:val="clear" w:color="auto" w:fill="FFFFFF"/>
        </w:rPr>
        <w:t xml:space="preserve">, D. (2021). The influence of randomness on goals in football decreases over time. An empirical analysis of randomness involved in goal scoring in the English Premier League. </w:t>
      </w:r>
      <w:r w:rsidRPr="008513ED">
        <w:rPr>
          <w:rFonts w:ascii="Times New Roman" w:eastAsia="Times New Roman" w:hAnsi="Times New Roman" w:cs="Times New Roman"/>
          <w:i/>
          <w:iCs/>
          <w:shd w:val="clear" w:color="auto" w:fill="FFFFFF"/>
        </w:rPr>
        <w:t>Journal of Sports Sciences, 39</w:t>
      </w:r>
      <w:r w:rsidRPr="008513ED">
        <w:rPr>
          <w:rFonts w:ascii="Times New Roman" w:eastAsia="Times New Roman" w:hAnsi="Times New Roman" w:cs="Times New Roman"/>
          <w:shd w:val="clear" w:color="auto" w:fill="FFFFFF"/>
        </w:rPr>
        <w:t>, 2322 - 2337.</w:t>
      </w:r>
    </w:p>
    <w:p w14:paraId="56FE79E5" w14:textId="77777777" w:rsidR="00E270C3" w:rsidRDefault="00E270C3" w:rsidP="008513ED">
      <w:pPr>
        <w:shd w:val="clear" w:color="auto" w:fill="FFFFFF"/>
        <w:spacing w:after="0" w:line="240" w:lineRule="auto"/>
        <w:rPr>
          <w:rFonts w:ascii="Times New Roman" w:eastAsia="Times New Roman" w:hAnsi="Times New Roman" w:cs="Times New Roman"/>
        </w:rPr>
      </w:pPr>
    </w:p>
    <w:p w14:paraId="7E845A71" w14:textId="77777777" w:rsidR="00E270C3" w:rsidRDefault="00E270C3">
      <w:pPr>
        <w:rPr>
          <w:rFonts w:ascii="Times New Roman" w:eastAsia="Times New Roman" w:hAnsi="Times New Roman" w:cs="Times New Roman"/>
        </w:rPr>
      </w:pPr>
      <w:r>
        <w:rPr>
          <w:rFonts w:ascii="Times New Roman" w:eastAsia="Times New Roman" w:hAnsi="Times New Roman" w:cs="Times New Roman"/>
        </w:rPr>
        <w:br w:type="page"/>
      </w:r>
    </w:p>
    <w:p w14:paraId="17F5A20B" w14:textId="5E1C4B5F" w:rsidR="00E270C3" w:rsidRDefault="00E270C3" w:rsidP="008513ED">
      <w:p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Python Packages</w:t>
      </w:r>
    </w:p>
    <w:p w14:paraId="2BB1BE5E" w14:textId="4D56D9FD"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fastf1</w:t>
      </w:r>
    </w:p>
    <w:p w14:paraId="5CE0DC49"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w:t>
      </w:r>
      <w:proofErr w:type="spellStart"/>
      <w:r w:rsidRPr="008513ED">
        <w:rPr>
          <w:rFonts w:ascii="Times New Roman" w:eastAsia="Times New Roman" w:hAnsi="Times New Roman" w:cs="Times New Roman"/>
        </w:rPr>
        <w:t>numpy</w:t>
      </w:r>
      <w:proofErr w:type="spellEnd"/>
      <w:r w:rsidRPr="008513ED">
        <w:rPr>
          <w:rFonts w:ascii="Times New Roman" w:eastAsia="Times New Roman" w:hAnsi="Times New Roman" w:cs="Times New Roman"/>
        </w:rPr>
        <w:t xml:space="preserve"> as np</w:t>
      </w:r>
    </w:p>
    <w:p w14:paraId="396FC8F1"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pandas as pd</w:t>
      </w:r>
    </w:p>
    <w:p w14:paraId="107C990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17073BFF"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fastf1 as ff1</w:t>
      </w:r>
    </w:p>
    <w:p w14:paraId="0B955DB0"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fastf1.core import Laps</w:t>
      </w:r>
    </w:p>
    <w:p w14:paraId="7C37D751"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 import utils</w:t>
      </w:r>
    </w:p>
    <w:p w14:paraId="054C28FA"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 import plotting</w:t>
      </w:r>
    </w:p>
    <w:p w14:paraId="55CCBDAF"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2A95CBA0"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matplotlib</w:t>
      </w:r>
    </w:p>
    <w:p w14:paraId="4FB185ED"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w:t>
      </w:r>
      <w:proofErr w:type="spellStart"/>
      <w:proofErr w:type="gramStart"/>
      <w:r w:rsidRPr="008513ED">
        <w:rPr>
          <w:rFonts w:ascii="Times New Roman" w:eastAsia="Times New Roman" w:hAnsi="Times New Roman" w:cs="Times New Roman"/>
        </w:rPr>
        <w:t>matplotlib.pyplot</w:t>
      </w:r>
      <w:proofErr w:type="spellEnd"/>
      <w:proofErr w:type="gramEnd"/>
      <w:r w:rsidRPr="008513ED">
        <w:rPr>
          <w:rFonts w:ascii="Times New Roman" w:eastAsia="Times New Roman" w:hAnsi="Times New Roman" w:cs="Times New Roman"/>
        </w:rPr>
        <w:t xml:space="preserve"> as </w:t>
      </w:r>
      <w:proofErr w:type="spellStart"/>
      <w:r w:rsidRPr="008513ED">
        <w:rPr>
          <w:rFonts w:ascii="Times New Roman" w:eastAsia="Times New Roman" w:hAnsi="Times New Roman" w:cs="Times New Roman"/>
        </w:rPr>
        <w:t>plt</w:t>
      </w:r>
      <w:proofErr w:type="spellEnd"/>
    </w:p>
    <w:p w14:paraId="686BB5E7"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from </w:t>
      </w:r>
      <w:proofErr w:type="spellStart"/>
      <w:proofErr w:type="gramStart"/>
      <w:r w:rsidRPr="008513ED">
        <w:rPr>
          <w:rFonts w:ascii="Times New Roman" w:eastAsia="Times New Roman" w:hAnsi="Times New Roman" w:cs="Times New Roman"/>
        </w:rPr>
        <w:t>matplotlib.collections</w:t>
      </w:r>
      <w:proofErr w:type="spellEnd"/>
      <w:proofErr w:type="gramEnd"/>
      <w:r w:rsidRPr="008513ED">
        <w:rPr>
          <w:rFonts w:ascii="Times New Roman" w:eastAsia="Times New Roman" w:hAnsi="Times New Roman" w:cs="Times New Roman"/>
        </w:rPr>
        <w:t xml:space="preserve"> import </w:t>
      </w:r>
      <w:proofErr w:type="spellStart"/>
      <w:r w:rsidRPr="008513ED">
        <w:rPr>
          <w:rFonts w:ascii="Times New Roman" w:eastAsia="Times New Roman" w:hAnsi="Times New Roman" w:cs="Times New Roman"/>
        </w:rPr>
        <w:t>LineCollection</w:t>
      </w:r>
      <w:proofErr w:type="spellEnd"/>
    </w:p>
    <w:p w14:paraId="072E52D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matplotlib import cm</w:t>
      </w:r>
    </w:p>
    <w:p w14:paraId="172C8F25"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237C492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from </w:t>
      </w:r>
      <w:proofErr w:type="spellStart"/>
      <w:proofErr w:type="gramStart"/>
      <w:r w:rsidRPr="008513ED">
        <w:rPr>
          <w:rFonts w:ascii="Times New Roman" w:eastAsia="Times New Roman" w:hAnsi="Times New Roman" w:cs="Times New Roman"/>
        </w:rPr>
        <w:t>timple.timedelta</w:t>
      </w:r>
      <w:proofErr w:type="spellEnd"/>
      <w:proofErr w:type="gramEnd"/>
      <w:r w:rsidRPr="008513ED">
        <w:rPr>
          <w:rFonts w:ascii="Times New Roman" w:eastAsia="Times New Roman" w:hAnsi="Times New Roman" w:cs="Times New Roman"/>
        </w:rPr>
        <w:t xml:space="preserve"> import </w:t>
      </w:r>
      <w:proofErr w:type="spellStart"/>
      <w:r w:rsidRPr="008513ED">
        <w:rPr>
          <w:rFonts w:ascii="Times New Roman" w:eastAsia="Times New Roman" w:hAnsi="Times New Roman" w:cs="Times New Roman"/>
        </w:rPr>
        <w:t>strftimedelta</w:t>
      </w:r>
      <w:proofErr w:type="spellEnd"/>
    </w:p>
    <w:p w14:paraId="720EEDF3" w14:textId="45563F63" w:rsid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w:t>
      </w:r>
      <w:proofErr w:type="spellStart"/>
      <w:r w:rsidRPr="008513ED">
        <w:rPr>
          <w:rFonts w:ascii="Times New Roman" w:eastAsia="Times New Roman" w:hAnsi="Times New Roman" w:cs="Times New Roman"/>
        </w:rPr>
        <w:t>os</w:t>
      </w:r>
      <w:proofErr w:type="spellEnd"/>
    </w:p>
    <w:p w14:paraId="2E339534" w14:textId="0BEFC728" w:rsidR="00E270C3" w:rsidRDefault="00E270C3" w:rsidP="00E270C3">
      <w:pPr>
        <w:shd w:val="clear" w:color="auto" w:fill="FFFFFF"/>
        <w:spacing w:after="0" w:line="240" w:lineRule="auto"/>
        <w:rPr>
          <w:rFonts w:ascii="Times New Roman" w:eastAsia="Times New Roman" w:hAnsi="Times New Roman" w:cs="Times New Roman"/>
        </w:rPr>
      </w:pPr>
    </w:p>
    <w:p w14:paraId="19992341" w14:textId="77777777" w:rsidR="00E270C3" w:rsidRDefault="00E270C3" w:rsidP="00E270C3">
      <w:pPr>
        <w:shd w:val="clear" w:color="auto" w:fill="FFFFFF"/>
        <w:spacing w:after="0" w:line="240" w:lineRule="auto"/>
        <w:rPr>
          <w:rFonts w:ascii="Times New Roman" w:eastAsia="Times New Roman" w:hAnsi="Times New Roman" w:cs="Times New Roman"/>
        </w:rPr>
      </w:pPr>
    </w:p>
    <w:p w14:paraId="08B80627" w14:textId="368EA693" w:rsidR="00E270C3" w:rsidRPr="008513ED" w:rsidRDefault="00E270C3" w:rsidP="00E270C3">
      <w:p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rPr>
        <w:t>R Packages</w:t>
      </w:r>
    </w:p>
    <w:p w14:paraId="41CB777E"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tidyverse</w:t>
      </w:r>
      <w:proofErr w:type="spellEnd"/>
      <w:r w:rsidRPr="008513ED">
        <w:rPr>
          <w:rFonts w:ascii="Times New Roman" w:eastAsia="Times New Roman" w:hAnsi="Times New Roman" w:cs="Times New Roman"/>
        </w:rPr>
        <w:t>)  </w:t>
      </w:r>
    </w:p>
    <w:p w14:paraId="35B3EC20"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readxl</w:t>
      </w:r>
      <w:proofErr w:type="spellEnd"/>
      <w:r w:rsidRPr="008513ED">
        <w:rPr>
          <w:rFonts w:ascii="Times New Roman" w:eastAsia="Times New Roman" w:hAnsi="Times New Roman" w:cs="Times New Roman"/>
        </w:rPr>
        <w:t>)         </w:t>
      </w:r>
    </w:p>
    <w:p w14:paraId="527648D0"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knitr</w:t>
      </w:r>
      <w:proofErr w:type="spellEnd"/>
      <w:r w:rsidRPr="008513ED">
        <w:rPr>
          <w:rFonts w:ascii="Times New Roman" w:eastAsia="Times New Roman" w:hAnsi="Times New Roman" w:cs="Times New Roman"/>
        </w:rPr>
        <w:t>)                </w:t>
      </w:r>
    </w:p>
    <w:p w14:paraId="1ED42E7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bookdown</w:t>
      </w:r>
      <w:proofErr w:type="spellEnd"/>
      <w:r w:rsidRPr="008513ED">
        <w:rPr>
          <w:rFonts w:ascii="Times New Roman" w:eastAsia="Times New Roman" w:hAnsi="Times New Roman" w:cs="Times New Roman"/>
        </w:rPr>
        <w:t>)</w:t>
      </w:r>
    </w:p>
    <w:p w14:paraId="4D06D847"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library(reticulate)</w:t>
      </w:r>
    </w:p>
    <w:p w14:paraId="1AA40838" w14:textId="77777777" w:rsidR="008513ED" w:rsidRPr="008513ED" w:rsidRDefault="008513ED" w:rsidP="008513ED">
      <w:pPr>
        <w:spacing w:after="0" w:line="240" w:lineRule="auto"/>
        <w:rPr>
          <w:rFonts w:ascii="Times New Roman" w:eastAsia="Times New Roman" w:hAnsi="Times New Roman" w:cs="Times New Roman"/>
        </w:rPr>
      </w:pPr>
    </w:p>
    <w:p w14:paraId="21DBF97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#for shiny</w:t>
      </w:r>
    </w:p>
    <w:p w14:paraId="0EFD97F5"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library(shiny)</w:t>
      </w:r>
    </w:p>
    <w:p w14:paraId="31BB4A0D"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plotly</w:t>
      </w:r>
      <w:proofErr w:type="spellEnd"/>
      <w:r w:rsidRPr="008513ED">
        <w:rPr>
          <w:rFonts w:ascii="Times New Roman" w:eastAsia="Times New Roman" w:hAnsi="Times New Roman" w:cs="Times New Roman"/>
        </w:rPr>
        <w:t>)</w:t>
      </w:r>
    </w:p>
    <w:p w14:paraId="7914A977"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readxl</w:t>
      </w:r>
      <w:proofErr w:type="spellEnd"/>
      <w:r w:rsidRPr="008513ED">
        <w:rPr>
          <w:rFonts w:ascii="Times New Roman" w:eastAsia="Times New Roman" w:hAnsi="Times New Roman" w:cs="Times New Roman"/>
        </w:rPr>
        <w:t>)</w:t>
      </w:r>
    </w:p>
    <w:p w14:paraId="28B624C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tidyverse</w:t>
      </w:r>
      <w:proofErr w:type="spellEnd"/>
      <w:r w:rsidRPr="008513ED">
        <w:rPr>
          <w:rFonts w:ascii="Times New Roman" w:eastAsia="Times New Roman" w:hAnsi="Times New Roman" w:cs="Times New Roman"/>
        </w:rPr>
        <w:t>)</w:t>
      </w:r>
    </w:p>
    <w:p w14:paraId="6EADCB85"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magrittr</w:t>
      </w:r>
      <w:proofErr w:type="spellEnd"/>
      <w:r w:rsidRPr="008513ED">
        <w:rPr>
          <w:rFonts w:ascii="Times New Roman" w:eastAsia="Times New Roman" w:hAnsi="Times New Roman" w:cs="Times New Roman"/>
        </w:rPr>
        <w:t>)</w:t>
      </w:r>
    </w:p>
    <w:p w14:paraId="1C65965E"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library(jpeg)</w:t>
      </w:r>
    </w:p>
    <w:p w14:paraId="0046611B"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library(officer)</w:t>
      </w:r>
    </w:p>
    <w:p w14:paraId="2707EAD4" w14:textId="77777777" w:rsidR="008513ED" w:rsidRPr="008513ED" w:rsidRDefault="008513ED" w:rsidP="008513ED">
      <w:pPr>
        <w:spacing w:after="0" w:line="240" w:lineRule="auto"/>
        <w:rPr>
          <w:rFonts w:ascii="Times New Roman" w:eastAsia="Times New Roman" w:hAnsi="Times New Roman" w:cs="Times New Roman"/>
        </w:rPr>
      </w:pPr>
    </w:p>
    <w:p w14:paraId="75C88C53"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#for analysis</w:t>
      </w:r>
    </w:p>
    <w:p w14:paraId="29BC350E"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lubridate</w:t>
      </w:r>
      <w:proofErr w:type="spellEnd"/>
      <w:r w:rsidRPr="008513ED">
        <w:rPr>
          <w:rFonts w:ascii="Times New Roman" w:eastAsia="Times New Roman" w:hAnsi="Times New Roman" w:cs="Times New Roman"/>
        </w:rPr>
        <w:t>)</w:t>
      </w:r>
    </w:p>
    <w:p w14:paraId="344C18F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pscl</w:t>
      </w:r>
      <w:proofErr w:type="spellEnd"/>
      <w:r w:rsidRPr="008513ED">
        <w:rPr>
          <w:rFonts w:ascii="Times New Roman" w:eastAsia="Times New Roman" w:hAnsi="Times New Roman" w:cs="Times New Roman"/>
        </w:rPr>
        <w:t>)</w:t>
      </w:r>
    </w:p>
    <w:p w14:paraId="66660B53"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lmtest</w:t>
      </w:r>
      <w:proofErr w:type="spellEnd"/>
      <w:r w:rsidRPr="008513ED">
        <w:rPr>
          <w:rFonts w:ascii="Times New Roman" w:eastAsia="Times New Roman" w:hAnsi="Times New Roman" w:cs="Times New Roman"/>
        </w:rPr>
        <w:t>)</w:t>
      </w:r>
    </w:p>
    <w:p w14:paraId="73CD6250"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geepack</w:t>
      </w:r>
      <w:proofErr w:type="spellEnd"/>
      <w:r w:rsidRPr="008513ED">
        <w:rPr>
          <w:rFonts w:ascii="Times New Roman" w:eastAsia="Times New Roman" w:hAnsi="Times New Roman" w:cs="Times New Roman"/>
        </w:rPr>
        <w:t>)</w:t>
      </w:r>
    </w:p>
    <w:p w14:paraId="29419E3C"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flexmix</w:t>
      </w:r>
      <w:proofErr w:type="spellEnd"/>
      <w:r w:rsidRPr="008513ED">
        <w:rPr>
          <w:rFonts w:ascii="Times New Roman" w:eastAsia="Times New Roman" w:hAnsi="Times New Roman" w:cs="Times New Roman"/>
        </w:rPr>
        <w:t>)</w:t>
      </w:r>
    </w:p>
    <w:p w14:paraId="55603159"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library(lme4)</w:t>
      </w:r>
    </w:p>
    <w:p w14:paraId="6651FD1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bpr</w:t>
      </w:r>
      <w:proofErr w:type="spellEnd"/>
      <w:r w:rsidRPr="008513ED">
        <w:rPr>
          <w:rFonts w:ascii="Times New Roman" w:eastAsia="Times New Roman" w:hAnsi="Times New Roman" w:cs="Times New Roman"/>
        </w:rPr>
        <w:t>)</w:t>
      </w:r>
    </w:p>
    <w:p w14:paraId="726772C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bayesplot</w:t>
      </w:r>
      <w:proofErr w:type="spellEnd"/>
      <w:r w:rsidRPr="008513ED">
        <w:rPr>
          <w:rFonts w:ascii="Times New Roman" w:eastAsia="Times New Roman" w:hAnsi="Times New Roman" w:cs="Times New Roman"/>
        </w:rPr>
        <w:t>)</w:t>
      </w:r>
    </w:p>
    <w:p w14:paraId="05AB6689"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tidybayes</w:t>
      </w:r>
      <w:proofErr w:type="spellEnd"/>
      <w:r w:rsidRPr="008513ED">
        <w:rPr>
          <w:rFonts w:ascii="Times New Roman" w:eastAsia="Times New Roman" w:hAnsi="Times New Roman" w:cs="Times New Roman"/>
        </w:rPr>
        <w:t>)</w:t>
      </w:r>
    </w:p>
    <w:p w14:paraId="1B893D42"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proofErr w:type="gramStart"/>
      <w:r w:rsidRPr="008513ED">
        <w:rPr>
          <w:rFonts w:ascii="Times New Roman" w:eastAsia="Times New Roman" w:hAnsi="Times New Roman" w:cs="Times New Roman"/>
        </w:rPr>
        <w:t>broom.mixed</w:t>
      </w:r>
      <w:proofErr w:type="spellEnd"/>
      <w:proofErr w:type="gramEnd"/>
      <w:r w:rsidRPr="008513ED">
        <w:rPr>
          <w:rFonts w:ascii="Times New Roman" w:eastAsia="Times New Roman" w:hAnsi="Times New Roman" w:cs="Times New Roman"/>
        </w:rPr>
        <w:t>)</w:t>
      </w:r>
    </w:p>
    <w:p w14:paraId="7AFFDC3F"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rstanarm</w:t>
      </w:r>
      <w:proofErr w:type="spellEnd"/>
      <w:r w:rsidRPr="008513ED">
        <w:rPr>
          <w:rFonts w:ascii="Times New Roman" w:eastAsia="Times New Roman" w:hAnsi="Times New Roman" w:cs="Times New Roman"/>
        </w:rPr>
        <w:t>)</w:t>
      </w:r>
    </w:p>
    <w:p w14:paraId="44B163D5"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bayesrules</w:t>
      </w:r>
      <w:proofErr w:type="spellEnd"/>
      <w:r w:rsidRPr="008513ED">
        <w:rPr>
          <w:rFonts w:ascii="Times New Roman" w:eastAsia="Times New Roman" w:hAnsi="Times New Roman" w:cs="Times New Roman"/>
        </w:rPr>
        <w:t>)</w:t>
      </w:r>
    </w:p>
    <w:p w14:paraId="4C9E6550" w14:textId="77777777" w:rsidR="006A02CB" w:rsidRPr="00361BA8" w:rsidRDefault="006A02CB">
      <w:pPr>
        <w:rPr>
          <w:rFonts w:ascii="Times New Roman" w:hAnsi="Times New Roman" w:cs="Times New Roman"/>
        </w:rPr>
      </w:pPr>
    </w:p>
    <w:sectPr w:rsidR="006A02CB" w:rsidRPr="00361BA8" w:rsidSect="00B61CB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8C600" w14:textId="77777777" w:rsidR="00AB4A32" w:rsidRDefault="00AB4A32" w:rsidP="00DF256D">
      <w:pPr>
        <w:spacing w:after="0" w:line="240" w:lineRule="auto"/>
      </w:pPr>
      <w:r>
        <w:separator/>
      </w:r>
    </w:p>
  </w:endnote>
  <w:endnote w:type="continuationSeparator" w:id="0">
    <w:p w14:paraId="5DDC18DF" w14:textId="77777777" w:rsidR="00AB4A32" w:rsidRDefault="00AB4A32" w:rsidP="00DF2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75DE3" w14:textId="45E6A059" w:rsidR="00DF256D" w:rsidRDefault="00DF256D">
    <w:pPr>
      <w:pStyle w:val="Footer"/>
      <w:jc w:val="right"/>
    </w:pPr>
  </w:p>
  <w:p w14:paraId="2CBE0398" w14:textId="77777777" w:rsidR="00DF256D" w:rsidRDefault="00DF2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95F71" w14:textId="77777777" w:rsidR="00AB4A32" w:rsidRDefault="00AB4A32" w:rsidP="00DF256D">
      <w:pPr>
        <w:spacing w:after="0" w:line="240" w:lineRule="auto"/>
      </w:pPr>
      <w:r>
        <w:separator/>
      </w:r>
    </w:p>
  </w:footnote>
  <w:footnote w:type="continuationSeparator" w:id="0">
    <w:p w14:paraId="3ECAB095" w14:textId="77777777" w:rsidR="00AB4A32" w:rsidRDefault="00AB4A32" w:rsidP="00DF25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3738151"/>
      <w:docPartObj>
        <w:docPartGallery w:val="Page Numbers (Top of Page)"/>
        <w:docPartUnique/>
      </w:docPartObj>
    </w:sdtPr>
    <w:sdtEndPr>
      <w:rPr>
        <w:noProof/>
      </w:rPr>
    </w:sdtEndPr>
    <w:sdtContent>
      <w:p w14:paraId="1779ADC2" w14:textId="3079F2B6" w:rsidR="00B61CBA" w:rsidRDefault="00000000">
        <w:pPr>
          <w:pStyle w:val="Header"/>
          <w:jc w:val="right"/>
        </w:pPr>
      </w:p>
    </w:sdtContent>
  </w:sdt>
  <w:p w14:paraId="1DCAB86B" w14:textId="77777777" w:rsidR="00B61CBA" w:rsidRDefault="00B61C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21907"/>
      <w:docPartObj>
        <w:docPartGallery w:val="Page Numbers (Top of Page)"/>
        <w:docPartUnique/>
      </w:docPartObj>
    </w:sdtPr>
    <w:sdtEndPr>
      <w:rPr>
        <w:noProof/>
      </w:rPr>
    </w:sdtEndPr>
    <w:sdtContent>
      <w:p w14:paraId="1DD8A603" w14:textId="70DB737C" w:rsidR="00EE5328" w:rsidRDefault="00EE5328" w:rsidP="00EE5328">
        <w:pPr>
          <w:pStyle w:val="Header"/>
          <w:jc w:val="center"/>
          <w:rPr>
            <w:noProof/>
          </w:rPr>
        </w:pPr>
      </w:p>
      <w:p w14:paraId="393C86F2" w14:textId="7622530A" w:rsidR="00B61CBA" w:rsidRDefault="00000000" w:rsidP="00EE5328">
        <w:pPr>
          <w:pStyle w:val="Header"/>
          <w:jc w:val="center"/>
        </w:pPr>
      </w:p>
    </w:sdtContent>
  </w:sdt>
  <w:p w14:paraId="588EA4DD" w14:textId="77777777" w:rsidR="00B61CBA" w:rsidRDefault="00B61C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837676"/>
      <w:docPartObj>
        <w:docPartGallery w:val="Page Numbers (Top of Page)"/>
        <w:docPartUnique/>
      </w:docPartObj>
    </w:sdtPr>
    <w:sdtEndPr>
      <w:rPr>
        <w:noProof/>
      </w:rPr>
    </w:sdtEndPr>
    <w:sdtContent>
      <w:p w14:paraId="4C63898D" w14:textId="77777777" w:rsidR="00B61CBA" w:rsidRDefault="00B61CB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A0C4C9" w14:textId="77777777" w:rsidR="00B61CBA" w:rsidRDefault="00B61C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511572"/>
      <w:docPartObj>
        <w:docPartGallery w:val="Page Numbers (Top of Page)"/>
        <w:docPartUnique/>
      </w:docPartObj>
    </w:sdtPr>
    <w:sdtEndPr>
      <w:rPr>
        <w:noProof/>
      </w:rPr>
    </w:sdtEndPr>
    <w:sdtContent>
      <w:p w14:paraId="31DFD97A" w14:textId="77777777" w:rsidR="00B61CBA" w:rsidRDefault="00B61CB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A6F270" w14:textId="77777777" w:rsidR="00B61CBA" w:rsidRDefault="00B61CBA">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Estes">
    <w15:presenceInfo w15:providerId="Windows Live" w15:userId="841bf994ffcd8997"/>
  </w15:person>
  <w15:person w15:author="Estes CIV Katherine J">
    <w15:presenceInfo w15:providerId="AD" w15:userId="S::katherine.estes@usmc.mil::c39c7e04-65e5-472c-ae6a-69be7e2218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3ED"/>
    <w:rsid w:val="00013B8F"/>
    <w:rsid w:val="00015104"/>
    <w:rsid w:val="00035A0A"/>
    <w:rsid w:val="00063499"/>
    <w:rsid w:val="000839BB"/>
    <w:rsid w:val="00094987"/>
    <w:rsid w:val="00095A0B"/>
    <w:rsid w:val="000973E4"/>
    <w:rsid w:val="000D77FE"/>
    <w:rsid w:val="000E074C"/>
    <w:rsid w:val="000E4053"/>
    <w:rsid w:val="00112762"/>
    <w:rsid w:val="0011731A"/>
    <w:rsid w:val="0013722B"/>
    <w:rsid w:val="0013799C"/>
    <w:rsid w:val="0014113B"/>
    <w:rsid w:val="0014642C"/>
    <w:rsid w:val="001514AB"/>
    <w:rsid w:val="0015635E"/>
    <w:rsid w:val="00164892"/>
    <w:rsid w:val="0017406E"/>
    <w:rsid w:val="00187AE3"/>
    <w:rsid w:val="00195970"/>
    <w:rsid w:val="001963A4"/>
    <w:rsid w:val="001969FE"/>
    <w:rsid w:val="001A3D09"/>
    <w:rsid w:val="001C2B37"/>
    <w:rsid w:val="001C4EB8"/>
    <w:rsid w:val="001C582E"/>
    <w:rsid w:val="002326DC"/>
    <w:rsid w:val="00237D31"/>
    <w:rsid w:val="002620DC"/>
    <w:rsid w:val="00263DF4"/>
    <w:rsid w:val="00277F06"/>
    <w:rsid w:val="00284C9B"/>
    <w:rsid w:val="002916AE"/>
    <w:rsid w:val="00293CC6"/>
    <w:rsid w:val="002B027E"/>
    <w:rsid w:val="002B3218"/>
    <w:rsid w:val="002F016C"/>
    <w:rsid w:val="002F0F91"/>
    <w:rsid w:val="002F1EDB"/>
    <w:rsid w:val="002F61BF"/>
    <w:rsid w:val="0030348C"/>
    <w:rsid w:val="00316D8C"/>
    <w:rsid w:val="00323B34"/>
    <w:rsid w:val="00325842"/>
    <w:rsid w:val="00332A68"/>
    <w:rsid w:val="00332B52"/>
    <w:rsid w:val="00346A49"/>
    <w:rsid w:val="0036063E"/>
    <w:rsid w:val="00361BA8"/>
    <w:rsid w:val="0037365F"/>
    <w:rsid w:val="003C3EFB"/>
    <w:rsid w:val="003D1679"/>
    <w:rsid w:val="004101FF"/>
    <w:rsid w:val="004253DB"/>
    <w:rsid w:val="00430980"/>
    <w:rsid w:val="004401BE"/>
    <w:rsid w:val="00444437"/>
    <w:rsid w:val="00444B62"/>
    <w:rsid w:val="00444E5F"/>
    <w:rsid w:val="00460C43"/>
    <w:rsid w:val="004A254A"/>
    <w:rsid w:val="004B083B"/>
    <w:rsid w:val="004B31EA"/>
    <w:rsid w:val="004B64CA"/>
    <w:rsid w:val="004C0FA9"/>
    <w:rsid w:val="004C4259"/>
    <w:rsid w:val="004D1A26"/>
    <w:rsid w:val="004E32C8"/>
    <w:rsid w:val="004E3401"/>
    <w:rsid w:val="004F6265"/>
    <w:rsid w:val="005060FB"/>
    <w:rsid w:val="00513AEF"/>
    <w:rsid w:val="00517D0A"/>
    <w:rsid w:val="005430C9"/>
    <w:rsid w:val="00543CB5"/>
    <w:rsid w:val="00544611"/>
    <w:rsid w:val="005554D7"/>
    <w:rsid w:val="005564FE"/>
    <w:rsid w:val="005667EC"/>
    <w:rsid w:val="005711AB"/>
    <w:rsid w:val="00584067"/>
    <w:rsid w:val="005870E8"/>
    <w:rsid w:val="005A1E4A"/>
    <w:rsid w:val="005C45A8"/>
    <w:rsid w:val="005D12FF"/>
    <w:rsid w:val="005D18FD"/>
    <w:rsid w:val="005D5A75"/>
    <w:rsid w:val="005D66E6"/>
    <w:rsid w:val="005F73BB"/>
    <w:rsid w:val="006073B3"/>
    <w:rsid w:val="0062005A"/>
    <w:rsid w:val="00623CCE"/>
    <w:rsid w:val="00643EFC"/>
    <w:rsid w:val="00661B8D"/>
    <w:rsid w:val="006A02CB"/>
    <w:rsid w:val="006A74B7"/>
    <w:rsid w:val="006B37BC"/>
    <w:rsid w:val="006D6419"/>
    <w:rsid w:val="006E593E"/>
    <w:rsid w:val="006F4746"/>
    <w:rsid w:val="006F6F36"/>
    <w:rsid w:val="00703184"/>
    <w:rsid w:val="0070362A"/>
    <w:rsid w:val="00714AC0"/>
    <w:rsid w:val="00714B50"/>
    <w:rsid w:val="0073249F"/>
    <w:rsid w:val="007367CD"/>
    <w:rsid w:val="00737ECA"/>
    <w:rsid w:val="00756CF3"/>
    <w:rsid w:val="00767F1C"/>
    <w:rsid w:val="00777900"/>
    <w:rsid w:val="007820E5"/>
    <w:rsid w:val="00785CE2"/>
    <w:rsid w:val="007A1B74"/>
    <w:rsid w:val="007A25CC"/>
    <w:rsid w:val="007A6D33"/>
    <w:rsid w:val="007B1F00"/>
    <w:rsid w:val="007C72D2"/>
    <w:rsid w:val="007E5E3A"/>
    <w:rsid w:val="007F2034"/>
    <w:rsid w:val="007F20BA"/>
    <w:rsid w:val="007F65BC"/>
    <w:rsid w:val="0081135A"/>
    <w:rsid w:val="0081251F"/>
    <w:rsid w:val="00821A7E"/>
    <w:rsid w:val="00826AA4"/>
    <w:rsid w:val="008372FF"/>
    <w:rsid w:val="008472DD"/>
    <w:rsid w:val="008513ED"/>
    <w:rsid w:val="008549C6"/>
    <w:rsid w:val="00855893"/>
    <w:rsid w:val="00855F5E"/>
    <w:rsid w:val="0087303F"/>
    <w:rsid w:val="008806FA"/>
    <w:rsid w:val="00880E60"/>
    <w:rsid w:val="008865A5"/>
    <w:rsid w:val="008A21B7"/>
    <w:rsid w:val="008B5F5E"/>
    <w:rsid w:val="008E4EFF"/>
    <w:rsid w:val="00905E44"/>
    <w:rsid w:val="00925736"/>
    <w:rsid w:val="00927087"/>
    <w:rsid w:val="00947EAB"/>
    <w:rsid w:val="00960088"/>
    <w:rsid w:val="00961772"/>
    <w:rsid w:val="00976E64"/>
    <w:rsid w:val="009904FA"/>
    <w:rsid w:val="009919DF"/>
    <w:rsid w:val="009A19B5"/>
    <w:rsid w:val="009A3791"/>
    <w:rsid w:val="009B27B5"/>
    <w:rsid w:val="009B3D96"/>
    <w:rsid w:val="009E78A1"/>
    <w:rsid w:val="009F2FB2"/>
    <w:rsid w:val="009F3896"/>
    <w:rsid w:val="00A0004E"/>
    <w:rsid w:val="00A01A79"/>
    <w:rsid w:val="00A051E0"/>
    <w:rsid w:val="00A05EF9"/>
    <w:rsid w:val="00A07D54"/>
    <w:rsid w:val="00A143D5"/>
    <w:rsid w:val="00A158C0"/>
    <w:rsid w:val="00A17D3F"/>
    <w:rsid w:val="00A217E8"/>
    <w:rsid w:val="00A25286"/>
    <w:rsid w:val="00A37688"/>
    <w:rsid w:val="00A4492D"/>
    <w:rsid w:val="00A46E42"/>
    <w:rsid w:val="00A55E7F"/>
    <w:rsid w:val="00A72665"/>
    <w:rsid w:val="00A964A6"/>
    <w:rsid w:val="00AA2D48"/>
    <w:rsid w:val="00AB4A32"/>
    <w:rsid w:val="00AC7A43"/>
    <w:rsid w:val="00AC7A58"/>
    <w:rsid w:val="00AF20EC"/>
    <w:rsid w:val="00AF24B2"/>
    <w:rsid w:val="00B07C08"/>
    <w:rsid w:val="00B22A3D"/>
    <w:rsid w:val="00B25559"/>
    <w:rsid w:val="00B30A79"/>
    <w:rsid w:val="00B41459"/>
    <w:rsid w:val="00B5035A"/>
    <w:rsid w:val="00B61CBA"/>
    <w:rsid w:val="00B80158"/>
    <w:rsid w:val="00B80CC2"/>
    <w:rsid w:val="00B901A5"/>
    <w:rsid w:val="00B9560F"/>
    <w:rsid w:val="00BA0CBE"/>
    <w:rsid w:val="00BC6AAC"/>
    <w:rsid w:val="00BD3FB5"/>
    <w:rsid w:val="00BE782D"/>
    <w:rsid w:val="00C14E6C"/>
    <w:rsid w:val="00C20375"/>
    <w:rsid w:val="00C2611C"/>
    <w:rsid w:val="00C33889"/>
    <w:rsid w:val="00C50319"/>
    <w:rsid w:val="00C50C89"/>
    <w:rsid w:val="00C74173"/>
    <w:rsid w:val="00C767E8"/>
    <w:rsid w:val="00CA6396"/>
    <w:rsid w:val="00CB6EEC"/>
    <w:rsid w:val="00CD64BF"/>
    <w:rsid w:val="00CE4975"/>
    <w:rsid w:val="00CF4442"/>
    <w:rsid w:val="00CF7D4D"/>
    <w:rsid w:val="00D0019C"/>
    <w:rsid w:val="00D01AD9"/>
    <w:rsid w:val="00D13521"/>
    <w:rsid w:val="00D15671"/>
    <w:rsid w:val="00D16BFC"/>
    <w:rsid w:val="00D26D71"/>
    <w:rsid w:val="00D33121"/>
    <w:rsid w:val="00D35033"/>
    <w:rsid w:val="00D50730"/>
    <w:rsid w:val="00D5109D"/>
    <w:rsid w:val="00D52DCC"/>
    <w:rsid w:val="00D60473"/>
    <w:rsid w:val="00DA1094"/>
    <w:rsid w:val="00DB32E1"/>
    <w:rsid w:val="00DE7EB7"/>
    <w:rsid w:val="00DF256D"/>
    <w:rsid w:val="00DF3BD2"/>
    <w:rsid w:val="00E102C2"/>
    <w:rsid w:val="00E270C3"/>
    <w:rsid w:val="00E34820"/>
    <w:rsid w:val="00E40ABF"/>
    <w:rsid w:val="00E42B34"/>
    <w:rsid w:val="00E67B23"/>
    <w:rsid w:val="00E83C6E"/>
    <w:rsid w:val="00E94C50"/>
    <w:rsid w:val="00E977DA"/>
    <w:rsid w:val="00EA4458"/>
    <w:rsid w:val="00EA5E78"/>
    <w:rsid w:val="00EA7945"/>
    <w:rsid w:val="00EB3CA6"/>
    <w:rsid w:val="00EB476D"/>
    <w:rsid w:val="00EC5715"/>
    <w:rsid w:val="00ED2A59"/>
    <w:rsid w:val="00ED325F"/>
    <w:rsid w:val="00EE5328"/>
    <w:rsid w:val="00EE55F2"/>
    <w:rsid w:val="00EF035E"/>
    <w:rsid w:val="00EF2475"/>
    <w:rsid w:val="00EF4F4C"/>
    <w:rsid w:val="00F015C5"/>
    <w:rsid w:val="00F15E42"/>
    <w:rsid w:val="00F168F0"/>
    <w:rsid w:val="00F1763B"/>
    <w:rsid w:val="00F26CA1"/>
    <w:rsid w:val="00F34C8F"/>
    <w:rsid w:val="00F4489D"/>
    <w:rsid w:val="00FC2539"/>
    <w:rsid w:val="00FC2F14"/>
    <w:rsid w:val="00FD1A1E"/>
    <w:rsid w:val="00FD5C79"/>
    <w:rsid w:val="00FE1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40E7B"/>
  <w15:chartTrackingRefBased/>
  <w15:docId w15:val="{69102873-E58E-4141-BCB0-D4C6FEAA0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13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13ED"/>
    <w:rPr>
      <w:color w:val="0000FF"/>
      <w:u w:val="single"/>
    </w:rPr>
  </w:style>
  <w:style w:type="paragraph" w:customStyle="1" w:styleId="msonormal0">
    <w:name w:val="msonormal"/>
    <w:basedOn w:val="Normal"/>
    <w:rsid w:val="008513E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F25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56D"/>
  </w:style>
  <w:style w:type="paragraph" w:styleId="Footer">
    <w:name w:val="footer"/>
    <w:basedOn w:val="Normal"/>
    <w:link w:val="FooterChar"/>
    <w:uiPriority w:val="99"/>
    <w:unhideWhenUsed/>
    <w:rsid w:val="00DF25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56D"/>
  </w:style>
  <w:style w:type="paragraph" w:styleId="Revision">
    <w:name w:val="Revision"/>
    <w:hidden/>
    <w:uiPriority w:val="99"/>
    <w:semiHidden/>
    <w:rsid w:val="00332B52"/>
    <w:pPr>
      <w:spacing w:after="0" w:line="240" w:lineRule="auto"/>
    </w:pPr>
  </w:style>
  <w:style w:type="character" w:styleId="CommentReference">
    <w:name w:val="annotation reference"/>
    <w:basedOn w:val="DefaultParagraphFont"/>
    <w:uiPriority w:val="99"/>
    <w:semiHidden/>
    <w:unhideWhenUsed/>
    <w:rsid w:val="00332B52"/>
    <w:rPr>
      <w:sz w:val="16"/>
      <w:szCs w:val="16"/>
    </w:rPr>
  </w:style>
  <w:style w:type="paragraph" w:styleId="CommentText">
    <w:name w:val="annotation text"/>
    <w:basedOn w:val="Normal"/>
    <w:link w:val="CommentTextChar"/>
    <w:uiPriority w:val="99"/>
    <w:semiHidden/>
    <w:unhideWhenUsed/>
    <w:rsid w:val="00332B52"/>
    <w:pPr>
      <w:spacing w:line="240" w:lineRule="auto"/>
    </w:pPr>
    <w:rPr>
      <w:sz w:val="20"/>
      <w:szCs w:val="20"/>
    </w:rPr>
  </w:style>
  <w:style w:type="character" w:customStyle="1" w:styleId="CommentTextChar">
    <w:name w:val="Comment Text Char"/>
    <w:basedOn w:val="DefaultParagraphFont"/>
    <w:link w:val="CommentText"/>
    <w:uiPriority w:val="99"/>
    <w:semiHidden/>
    <w:rsid w:val="00332B52"/>
    <w:rPr>
      <w:sz w:val="20"/>
      <w:szCs w:val="20"/>
    </w:rPr>
  </w:style>
  <w:style w:type="paragraph" w:styleId="CommentSubject">
    <w:name w:val="annotation subject"/>
    <w:basedOn w:val="CommentText"/>
    <w:next w:val="CommentText"/>
    <w:link w:val="CommentSubjectChar"/>
    <w:uiPriority w:val="99"/>
    <w:semiHidden/>
    <w:unhideWhenUsed/>
    <w:rsid w:val="00332B52"/>
    <w:rPr>
      <w:b/>
      <w:bCs/>
    </w:rPr>
  </w:style>
  <w:style w:type="character" w:customStyle="1" w:styleId="CommentSubjectChar">
    <w:name w:val="Comment Subject Char"/>
    <w:basedOn w:val="CommentTextChar"/>
    <w:link w:val="CommentSubject"/>
    <w:uiPriority w:val="99"/>
    <w:semiHidden/>
    <w:rsid w:val="00332B52"/>
    <w:rPr>
      <w:b/>
      <w:bCs/>
      <w:sz w:val="20"/>
      <w:szCs w:val="20"/>
    </w:rPr>
  </w:style>
  <w:style w:type="character" w:styleId="UnresolvedMention">
    <w:name w:val="Unresolved Mention"/>
    <w:basedOn w:val="DefaultParagraphFont"/>
    <w:uiPriority w:val="99"/>
    <w:semiHidden/>
    <w:unhideWhenUsed/>
    <w:rsid w:val="000D77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82901">
      <w:bodyDiv w:val="1"/>
      <w:marLeft w:val="0"/>
      <w:marRight w:val="0"/>
      <w:marTop w:val="0"/>
      <w:marBottom w:val="0"/>
      <w:divBdr>
        <w:top w:val="none" w:sz="0" w:space="0" w:color="auto"/>
        <w:left w:val="none" w:sz="0" w:space="0" w:color="auto"/>
        <w:bottom w:val="none" w:sz="0" w:space="0" w:color="auto"/>
        <w:right w:val="none" w:sz="0" w:space="0" w:color="auto"/>
      </w:divBdr>
    </w:div>
    <w:div w:id="138619780">
      <w:bodyDiv w:val="1"/>
      <w:marLeft w:val="0"/>
      <w:marRight w:val="0"/>
      <w:marTop w:val="0"/>
      <w:marBottom w:val="0"/>
      <w:divBdr>
        <w:top w:val="none" w:sz="0" w:space="0" w:color="auto"/>
        <w:left w:val="none" w:sz="0" w:space="0" w:color="auto"/>
        <w:bottom w:val="none" w:sz="0" w:space="0" w:color="auto"/>
        <w:right w:val="none" w:sz="0" w:space="0" w:color="auto"/>
      </w:divBdr>
    </w:div>
    <w:div w:id="374743982">
      <w:bodyDiv w:val="1"/>
      <w:marLeft w:val="0"/>
      <w:marRight w:val="0"/>
      <w:marTop w:val="0"/>
      <w:marBottom w:val="0"/>
      <w:divBdr>
        <w:top w:val="none" w:sz="0" w:space="0" w:color="auto"/>
        <w:left w:val="none" w:sz="0" w:space="0" w:color="auto"/>
        <w:bottom w:val="none" w:sz="0" w:space="0" w:color="auto"/>
        <w:right w:val="none" w:sz="0" w:space="0" w:color="auto"/>
      </w:divBdr>
    </w:div>
    <w:div w:id="528447178">
      <w:bodyDiv w:val="1"/>
      <w:marLeft w:val="0"/>
      <w:marRight w:val="0"/>
      <w:marTop w:val="0"/>
      <w:marBottom w:val="0"/>
      <w:divBdr>
        <w:top w:val="none" w:sz="0" w:space="0" w:color="auto"/>
        <w:left w:val="none" w:sz="0" w:space="0" w:color="auto"/>
        <w:bottom w:val="none" w:sz="0" w:space="0" w:color="auto"/>
        <w:right w:val="none" w:sz="0" w:space="0" w:color="auto"/>
      </w:divBdr>
    </w:div>
    <w:div w:id="678429887">
      <w:bodyDiv w:val="1"/>
      <w:marLeft w:val="0"/>
      <w:marRight w:val="0"/>
      <w:marTop w:val="0"/>
      <w:marBottom w:val="0"/>
      <w:divBdr>
        <w:top w:val="none" w:sz="0" w:space="0" w:color="auto"/>
        <w:left w:val="none" w:sz="0" w:space="0" w:color="auto"/>
        <w:bottom w:val="none" w:sz="0" w:space="0" w:color="auto"/>
        <w:right w:val="none" w:sz="0" w:space="0" w:color="auto"/>
      </w:divBdr>
    </w:div>
    <w:div w:id="711731532">
      <w:bodyDiv w:val="1"/>
      <w:marLeft w:val="0"/>
      <w:marRight w:val="0"/>
      <w:marTop w:val="0"/>
      <w:marBottom w:val="0"/>
      <w:divBdr>
        <w:top w:val="none" w:sz="0" w:space="0" w:color="auto"/>
        <w:left w:val="none" w:sz="0" w:space="0" w:color="auto"/>
        <w:bottom w:val="none" w:sz="0" w:space="0" w:color="auto"/>
        <w:right w:val="none" w:sz="0" w:space="0" w:color="auto"/>
      </w:divBdr>
    </w:div>
    <w:div w:id="767235246">
      <w:bodyDiv w:val="1"/>
      <w:marLeft w:val="0"/>
      <w:marRight w:val="0"/>
      <w:marTop w:val="0"/>
      <w:marBottom w:val="0"/>
      <w:divBdr>
        <w:top w:val="none" w:sz="0" w:space="0" w:color="auto"/>
        <w:left w:val="none" w:sz="0" w:space="0" w:color="auto"/>
        <w:bottom w:val="none" w:sz="0" w:space="0" w:color="auto"/>
        <w:right w:val="none" w:sz="0" w:space="0" w:color="auto"/>
      </w:divBdr>
    </w:div>
    <w:div w:id="833187268">
      <w:bodyDiv w:val="1"/>
      <w:marLeft w:val="0"/>
      <w:marRight w:val="0"/>
      <w:marTop w:val="0"/>
      <w:marBottom w:val="0"/>
      <w:divBdr>
        <w:top w:val="none" w:sz="0" w:space="0" w:color="auto"/>
        <w:left w:val="none" w:sz="0" w:space="0" w:color="auto"/>
        <w:bottom w:val="none" w:sz="0" w:space="0" w:color="auto"/>
        <w:right w:val="none" w:sz="0" w:space="0" w:color="auto"/>
      </w:divBdr>
    </w:div>
    <w:div w:id="207912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hyperlink" Target="https://us.motorsport.com/f1/news/f1-cost-cap-what-is-it-how-it-works/10379800/"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www.sports-management-degrees.com/baseball/" TargetMode="Externa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hyperlink" Target="https://medium.com/towards-formula-1-analysis/analyzing-formula-1-race-pace-using-python-c053d80f48ff" TargetMode="Externa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github.com/theOehrly/Fast-F1" TargetMode="External"/><Relationship Id="rId10" Type="http://schemas.openxmlformats.org/officeDocument/2006/relationships/header" Target="header4.xml"/><Relationship Id="rId19" Type="http://schemas.openxmlformats.org/officeDocument/2006/relationships/hyperlink" Target="http://ergast.com/mrd/" TargetMode="External"/><Relationship Id="rId4" Type="http://schemas.openxmlformats.org/officeDocument/2006/relationships/footnotes" Target="footnotes.xml"/><Relationship Id="rId9" Type="http://schemas.openxmlformats.org/officeDocument/2006/relationships/header" Target="header3.xml"/><Relationship Id="rId14" Type="http://schemas.openxmlformats.org/officeDocument/2006/relationships/hyperlink" Target="https://www.caranddriver.com/news/a28567721/fastest-pit-stop-german-grand-prix/" TargetMode="External"/><Relationship Id="rId22" Type="http://schemas.openxmlformats.org/officeDocument/2006/relationships/hyperlink" Target="https://doi.org/10.1515/jqas-2018-01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42</Pages>
  <Words>8894</Words>
  <Characters>50696</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 Estes</cp:lastModifiedBy>
  <cp:revision>28</cp:revision>
  <cp:lastPrinted>2023-06-15T21:10:00Z</cp:lastPrinted>
  <dcterms:created xsi:type="dcterms:W3CDTF">2023-06-15T19:55:00Z</dcterms:created>
  <dcterms:modified xsi:type="dcterms:W3CDTF">2023-06-25T23:25:00Z</dcterms:modified>
</cp:coreProperties>
</file>